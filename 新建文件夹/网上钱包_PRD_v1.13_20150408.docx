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EF3" w:rsidRPr="00C57EB5" w:rsidRDefault="00222EF3" w:rsidP="00FA095A">
      <w:pPr>
        <w:jc w:val="left"/>
        <w:rPr>
          <w:rFonts w:ascii="Verdana"/>
          <w:b/>
          <w:sz w:val="32"/>
          <w:szCs w:val="32"/>
        </w:rPr>
      </w:pPr>
    </w:p>
    <w:p w:rsidR="00222EF3" w:rsidRDefault="00222EF3" w:rsidP="00FE25CC">
      <w:pPr>
        <w:jc w:val="center"/>
        <w:rPr>
          <w:rFonts w:ascii="Verdana"/>
          <w:b/>
          <w:sz w:val="32"/>
          <w:szCs w:val="32"/>
        </w:rPr>
      </w:pPr>
    </w:p>
    <w:p w:rsidR="00222EF3" w:rsidRDefault="00222EF3" w:rsidP="00FE25CC">
      <w:pPr>
        <w:jc w:val="center"/>
        <w:rPr>
          <w:rFonts w:ascii="Verdana"/>
          <w:b/>
          <w:sz w:val="32"/>
          <w:szCs w:val="32"/>
        </w:rPr>
      </w:pPr>
    </w:p>
    <w:p w:rsidR="00B35ABD" w:rsidRPr="00C71730" w:rsidRDefault="00C71730" w:rsidP="00FE25CC">
      <w:pPr>
        <w:jc w:val="center"/>
        <w:rPr>
          <w:rFonts w:ascii="微软雅黑" w:eastAsia="微软雅黑" w:hAnsi="微软雅黑"/>
          <w:sz w:val="32"/>
          <w:szCs w:val="32"/>
        </w:rPr>
      </w:pPr>
      <w:r w:rsidRPr="00C71730">
        <w:rPr>
          <w:rFonts w:ascii="微软雅黑" w:eastAsia="微软雅黑" w:hAnsi="微软雅黑" w:hint="eastAsia"/>
          <w:sz w:val="32"/>
          <w:szCs w:val="32"/>
        </w:rPr>
        <w:t>陆金所</w:t>
      </w:r>
      <w:r w:rsidR="00FA095A" w:rsidRPr="00C71730">
        <w:rPr>
          <w:rFonts w:ascii="微软雅黑" w:eastAsia="微软雅黑" w:hAnsi="微软雅黑" w:hint="eastAsia"/>
          <w:sz w:val="32"/>
          <w:szCs w:val="32"/>
        </w:rPr>
        <w:t>-产品</w:t>
      </w:r>
      <w:r w:rsidR="00B93B33" w:rsidRPr="00C71730">
        <w:rPr>
          <w:rFonts w:ascii="微软雅黑" w:eastAsia="微软雅黑" w:hAnsi="微软雅黑" w:hint="eastAsia"/>
          <w:sz w:val="32"/>
          <w:szCs w:val="32"/>
        </w:rPr>
        <w:t>需求文档</w:t>
      </w:r>
      <w:r w:rsidR="00CB5260" w:rsidRPr="00C71730">
        <w:rPr>
          <w:rFonts w:ascii="微软雅黑" w:eastAsia="微软雅黑" w:hAnsi="微软雅黑" w:hint="eastAsia"/>
          <w:sz w:val="32"/>
          <w:szCs w:val="32"/>
        </w:rPr>
        <w:t>-PRD</w:t>
      </w:r>
    </w:p>
    <w:p w:rsidR="00F117ED" w:rsidRPr="00C71730" w:rsidRDefault="00FA095A" w:rsidP="00FE25CC">
      <w:pPr>
        <w:jc w:val="center"/>
        <w:rPr>
          <w:rFonts w:ascii="微软雅黑" w:eastAsia="微软雅黑" w:hAnsi="微软雅黑"/>
          <w:b/>
          <w:sz w:val="32"/>
          <w:szCs w:val="32"/>
          <w:lang w:eastAsia="zh-TW"/>
        </w:rPr>
      </w:pPr>
      <w:r w:rsidRPr="00C71730">
        <w:rPr>
          <w:rFonts w:ascii="微软雅黑" w:eastAsia="微软雅黑" w:hAnsi="微软雅黑" w:hint="eastAsia"/>
          <w:b/>
          <w:sz w:val="32"/>
          <w:szCs w:val="32"/>
          <w:lang w:eastAsia="zh-TW"/>
        </w:rPr>
        <w:t>&lt;</w:t>
      </w:r>
      <w:r w:rsidR="00A352E7">
        <w:rPr>
          <w:rFonts w:ascii="微软雅黑" w:eastAsia="微软雅黑" w:hAnsi="微软雅黑" w:hint="eastAsia"/>
          <w:b/>
          <w:sz w:val="32"/>
          <w:szCs w:val="32"/>
        </w:rPr>
        <w:t>零活宝</w:t>
      </w:r>
      <w:r w:rsidRPr="00C71730">
        <w:rPr>
          <w:rFonts w:ascii="微软雅黑" w:eastAsia="微软雅黑" w:hAnsi="微软雅黑" w:hint="eastAsia"/>
          <w:b/>
          <w:sz w:val="32"/>
          <w:szCs w:val="32"/>
          <w:lang w:eastAsia="zh-TW"/>
        </w:rPr>
        <w:t>&gt;</w:t>
      </w:r>
    </w:p>
    <w:p w:rsidR="00222EF3" w:rsidRDefault="00222EF3" w:rsidP="00FE25CC">
      <w:pPr>
        <w:jc w:val="center"/>
        <w:rPr>
          <w:rFonts w:ascii="Verdana" w:hAnsi="Verdana"/>
          <w:b/>
          <w:sz w:val="32"/>
          <w:szCs w:val="32"/>
        </w:rPr>
      </w:pPr>
    </w:p>
    <w:p w:rsidR="00222EF3" w:rsidRPr="00AD32CC" w:rsidRDefault="00222EF3" w:rsidP="00FE25CC">
      <w:pPr>
        <w:jc w:val="center"/>
        <w:rPr>
          <w:rFonts w:ascii="Verdana" w:eastAsia="PMingLiU" w:hAnsi="Verdana"/>
          <w:b/>
          <w:sz w:val="32"/>
          <w:szCs w:val="32"/>
          <w:lang w:eastAsia="zh-TW"/>
        </w:rPr>
      </w:pPr>
    </w:p>
    <w:p w:rsidR="00222EF3" w:rsidRDefault="00222EF3" w:rsidP="00FE25CC">
      <w:pPr>
        <w:jc w:val="center"/>
        <w:rPr>
          <w:rFonts w:ascii="Verdana" w:eastAsia="PMingLiU" w:hAnsi="Verdana"/>
          <w:b/>
          <w:sz w:val="32"/>
          <w:szCs w:val="32"/>
        </w:rPr>
      </w:pPr>
    </w:p>
    <w:p w:rsidR="00FA095A" w:rsidRPr="00FA095A" w:rsidRDefault="00FA095A" w:rsidP="00FE25CC">
      <w:pPr>
        <w:jc w:val="center"/>
        <w:rPr>
          <w:rFonts w:ascii="Verdana" w:eastAsia="PMingLiU" w:hAnsi="Verdana"/>
          <w:b/>
          <w:sz w:val="32"/>
          <w:szCs w:val="32"/>
        </w:rPr>
      </w:pPr>
    </w:p>
    <w:p w:rsidR="00F117ED" w:rsidRDefault="00024AC7" w:rsidP="00FE25CC">
      <w:pPr>
        <w:jc w:val="center"/>
        <w:rPr>
          <w:rFonts w:ascii="PMingLiU" w:eastAsia="PMingLiU" w:hAnsi="PMingLiU"/>
          <w:sz w:val="32"/>
          <w:szCs w:val="32"/>
        </w:rPr>
      </w:pPr>
      <w:r>
        <w:rPr>
          <w:rFonts w:ascii="PMingLiU" w:eastAsia="PMingLiU" w:hAnsi="PMingLiU" w:hint="eastAsia"/>
          <w:sz w:val="32"/>
          <w:szCs w:val="32"/>
        </w:rPr>
        <w:t>&lt;</w:t>
      </w:r>
      <w:r w:rsidR="007C0790">
        <w:rPr>
          <w:rFonts w:ascii="宋体" w:hAnsi="宋体" w:hint="eastAsia"/>
          <w:sz w:val="32"/>
          <w:szCs w:val="32"/>
        </w:rPr>
        <w:t>1</w:t>
      </w:r>
      <w:r w:rsidR="00DF6F9A">
        <w:rPr>
          <w:rFonts w:ascii="宋体" w:hAnsi="宋体" w:hint="eastAsia"/>
          <w:sz w:val="32"/>
          <w:szCs w:val="32"/>
        </w:rPr>
        <w:t>.</w:t>
      </w:r>
      <w:r w:rsidR="00956A11">
        <w:rPr>
          <w:rFonts w:ascii="宋体" w:hAnsi="宋体" w:hint="eastAsia"/>
          <w:sz w:val="32"/>
          <w:szCs w:val="32"/>
        </w:rPr>
        <w:t>1</w:t>
      </w:r>
      <w:r w:rsidR="00EB13D2">
        <w:rPr>
          <w:rFonts w:ascii="宋体" w:hAnsi="宋体" w:hint="eastAsia"/>
          <w:sz w:val="32"/>
          <w:szCs w:val="32"/>
        </w:rPr>
        <w:t>3</w:t>
      </w:r>
      <w:r w:rsidR="00FA095A">
        <w:rPr>
          <w:rFonts w:ascii="PMingLiU" w:eastAsia="PMingLiU" w:hAnsi="PMingLiU" w:hint="eastAsia"/>
          <w:sz w:val="32"/>
          <w:szCs w:val="32"/>
        </w:rPr>
        <w:t>&gt;</w:t>
      </w:r>
    </w:p>
    <w:p w:rsidR="00FA095A" w:rsidRDefault="00FA095A" w:rsidP="00FE25CC">
      <w:pPr>
        <w:jc w:val="center"/>
        <w:rPr>
          <w:rFonts w:ascii="PMingLiU" w:hAnsi="PMingLiU"/>
          <w:sz w:val="32"/>
          <w:szCs w:val="32"/>
        </w:rPr>
      </w:pPr>
      <w:r>
        <w:rPr>
          <w:rFonts w:ascii="PMingLiU" w:eastAsia="PMingLiU" w:hAnsi="PMingLiU" w:hint="eastAsia"/>
          <w:sz w:val="32"/>
          <w:szCs w:val="32"/>
          <w:lang w:eastAsia="zh-TW"/>
        </w:rPr>
        <w:t>&lt;</w:t>
      </w:r>
      <w:r w:rsidR="000F2182">
        <w:rPr>
          <w:rFonts w:ascii="宋体" w:hAnsi="宋体"/>
          <w:sz w:val="32"/>
          <w:szCs w:val="32"/>
        </w:rPr>
        <w:t>201</w:t>
      </w:r>
      <w:r w:rsidR="008A2E08">
        <w:rPr>
          <w:rFonts w:ascii="宋体" w:hAnsi="宋体" w:hint="eastAsia"/>
          <w:sz w:val="32"/>
          <w:szCs w:val="32"/>
        </w:rPr>
        <w:t>5</w:t>
      </w:r>
      <w:r w:rsidR="000F2182">
        <w:rPr>
          <w:rFonts w:ascii="宋体" w:hAnsi="宋体"/>
          <w:sz w:val="32"/>
          <w:szCs w:val="32"/>
        </w:rPr>
        <w:t>-</w:t>
      </w:r>
      <w:r w:rsidR="008A2E08">
        <w:rPr>
          <w:rFonts w:ascii="宋体" w:hAnsi="宋体" w:hint="eastAsia"/>
          <w:sz w:val="32"/>
          <w:szCs w:val="32"/>
        </w:rPr>
        <w:t>0</w:t>
      </w:r>
      <w:r w:rsidR="00552765">
        <w:rPr>
          <w:rFonts w:ascii="宋体" w:hAnsi="宋体" w:hint="eastAsia"/>
          <w:sz w:val="32"/>
          <w:szCs w:val="32"/>
        </w:rPr>
        <w:t>4</w:t>
      </w:r>
      <w:r w:rsidR="000F2182">
        <w:rPr>
          <w:rFonts w:ascii="宋体" w:hAnsi="宋体"/>
          <w:sz w:val="32"/>
          <w:szCs w:val="32"/>
        </w:rPr>
        <w:t>-</w:t>
      </w:r>
      <w:r w:rsidR="00552765">
        <w:rPr>
          <w:rFonts w:ascii="宋体" w:hAnsi="宋体" w:hint="eastAsia"/>
          <w:sz w:val="32"/>
          <w:szCs w:val="32"/>
        </w:rPr>
        <w:t>0</w:t>
      </w:r>
      <w:r w:rsidR="00B25F4C">
        <w:rPr>
          <w:rFonts w:ascii="宋体" w:hAnsi="宋体" w:hint="eastAsia"/>
          <w:sz w:val="32"/>
          <w:szCs w:val="32"/>
        </w:rPr>
        <w:t>8</w:t>
      </w:r>
      <w:r>
        <w:rPr>
          <w:rFonts w:ascii="PMingLiU" w:eastAsia="PMingLiU" w:hAnsi="PMingLiU" w:hint="eastAsia"/>
          <w:sz w:val="32"/>
          <w:szCs w:val="32"/>
          <w:lang w:eastAsia="zh-TW"/>
        </w:rPr>
        <w:t>&gt;</w:t>
      </w: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Default="003A5BF8" w:rsidP="00FE25CC">
      <w:pPr>
        <w:jc w:val="center"/>
        <w:rPr>
          <w:rFonts w:ascii="PMingLiU" w:hAnsi="PMingLiU"/>
          <w:sz w:val="32"/>
          <w:szCs w:val="32"/>
        </w:rPr>
      </w:pPr>
    </w:p>
    <w:p w:rsidR="003A5BF8" w:rsidRPr="003A5BF8" w:rsidRDefault="003A5BF8" w:rsidP="00FE25CC">
      <w:pPr>
        <w:jc w:val="center"/>
        <w:rPr>
          <w:rFonts w:ascii="Verdana"/>
          <w:sz w:val="32"/>
          <w:szCs w:val="32"/>
        </w:rPr>
      </w:pPr>
    </w:p>
    <w:p w:rsidR="00222EF3" w:rsidRPr="00E672BD" w:rsidRDefault="00222EF3" w:rsidP="00FE25CC">
      <w:pPr>
        <w:jc w:val="center"/>
        <w:rPr>
          <w:rFonts w:ascii="Verdana" w:eastAsia="PMingLiU"/>
          <w:sz w:val="32"/>
          <w:szCs w:val="32"/>
          <w:lang w:eastAsia="zh-TW"/>
        </w:rPr>
      </w:pPr>
    </w:p>
    <w:p w:rsidR="00222EF3" w:rsidRPr="00E672BD" w:rsidRDefault="00222EF3" w:rsidP="00FE25CC">
      <w:pPr>
        <w:jc w:val="center"/>
        <w:rPr>
          <w:rFonts w:ascii="Verdana" w:eastAsia="PMingLiU"/>
          <w:sz w:val="32"/>
          <w:szCs w:val="32"/>
          <w:lang w:eastAsia="zh-TW"/>
        </w:rPr>
      </w:pPr>
    </w:p>
    <w:p w:rsidR="00EE4526" w:rsidRDefault="009B7461" w:rsidP="009B7461">
      <w:pPr>
        <w:jc w:val="center"/>
        <w:rPr>
          <w:rFonts w:ascii="Verdana" w:eastAsia="PMingLiU" w:hAnsi="Verdana"/>
          <w:sz w:val="32"/>
          <w:szCs w:val="32"/>
          <w:lang w:eastAsia="zh-TW"/>
        </w:rPr>
      </w:pPr>
      <w:r>
        <w:rPr>
          <w:rFonts w:ascii="Verdana" w:hAnsi="Verdana"/>
          <w:sz w:val="32"/>
          <w:szCs w:val="32"/>
        </w:rPr>
        <w:br w:type="page"/>
      </w:r>
    </w:p>
    <w:p w:rsidR="00EE4526" w:rsidRPr="00B5291A" w:rsidRDefault="00EE4526" w:rsidP="00EE4526">
      <w:pPr>
        <w:rPr>
          <w:rFonts w:ascii="宋体" w:hAnsi="宋体" w:cs="Tahoma"/>
          <w:b/>
          <w:bCs/>
          <w:lang w:eastAsia="zh-TW"/>
        </w:rPr>
      </w:pPr>
      <w:r w:rsidRPr="00B5291A">
        <w:rPr>
          <w:rFonts w:ascii="宋体" w:hAnsi="宋体" w:cs="Tahoma" w:hint="eastAsia"/>
          <w:b/>
          <w:bCs/>
          <w:lang w:eastAsia="zh-TW"/>
        </w:rPr>
        <w:lastRenderedPageBreak/>
        <w:t>版本说明</w:t>
      </w:r>
    </w:p>
    <w:p w:rsidR="00EE4526" w:rsidRPr="00B5291A" w:rsidRDefault="00EE4526" w:rsidP="00EE4526">
      <w:pPr>
        <w:rPr>
          <w:rFonts w:ascii="宋体" w:hAnsi="宋体" w:cs="Tahoma"/>
        </w:rPr>
      </w:pPr>
      <w:r w:rsidRPr="00B5291A">
        <w:rPr>
          <w:rFonts w:ascii="宋体" w:hAnsi="宋体" w:cs="Tahoma"/>
        </w:rPr>
        <w:t> </w:t>
      </w:r>
    </w:p>
    <w:tbl>
      <w:tblPr>
        <w:tblW w:w="0" w:type="auto"/>
        <w:tblInd w:w="28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</w:tblBorders>
        <w:tblLook w:val="0000" w:firstRow="0" w:lastRow="0" w:firstColumn="0" w:lastColumn="0" w:noHBand="0" w:noVBand="0"/>
      </w:tblPr>
      <w:tblGrid>
        <w:gridCol w:w="1744"/>
        <w:gridCol w:w="1350"/>
        <w:gridCol w:w="1586"/>
        <w:gridCol w:w="3554"/>
      </w:tblGrid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B5291A">
            <w:pPr>
              <w:ind w:left="190" w:hangingChars="90" w:hanging="190"/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版本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7B106B">
            <w:pPr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日期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7B106B">
            <w:pPr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作者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FFFFFF"/>
          </w:tcPr>
          <w:p w:rsidR="00EE4526" w:rsidRPr="00B5291A" w:rsidRDefault="00EE4526" w:rsidP="007B106B">
            <w:pPr>
              <w:jc w:val="center"/>
              <w:rPr>
                <w:rFonts w:ascii="宋体" w:hAnsi="宋体" w:cs="Tahoma"/>
                <w:b/>
                <w:bCs/>
                <w:lang w:eastAsia="zh-TW"/>
              </w:rPr>
            </w:pPr>
            <w:r w:rsidRPr="00B5291A">
              <w:rPr>
                <w:rFonts w:ascii="宋体" w:hAnsi="宋体" w:cs="Tahoma" w:hint="eastAsia"/>
                <w:b/>
                <w:bCs/>
                <w:lang w:eastAsia="zh-TW"/>
              </w:rPr>
              <w:t>内容/修改说明</w:t>
            </w:r>
          </w:p>
        </w:tc>
      </w:tr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4B1B8E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</w:t>
            </w:r>
            <w:r w:rsidR="004B1B8E">
              <w:rPr>
                <w:rFonts w:ascii="宋体" w:hAnsi="宋体" w:cs="Tahoma" w:hint="eastAsia"/>
              </w:rPr>
              <w:t>0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4B1B8E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</w:t>
            </w:r>
            <w:r w:rsidR="004B1B8E">
              <w:rPr>
                <w:rFonts w:ascii="宋体" w:hAnsi="宋体" w:cs="Tahoma" w:hint="eastAsia"/>
              </w:rPr>
              <w:t>5</w:t>
            </w:r>
            <w:r>
              <w:rPr>
                <w:rFonts w:ascii="宋体" w:hAnsi="宋体" w:cs="Tahoma" w:hint="eastAsia"/>
              </w:rPr>
              <w:t>-</w:t>
            </w:r>
            <w:r w:rsidR="004B1B8E">
              <w:rPr>
                <w:rFonts w:ascii="宋体" w:hAnsi="宋体" w:cs="Tahoma" w:hint="eastAsia"/>
              </w:rPr>
              <w:t>0</w:t>
            </w:r>
            <w:r>
              <w:rPr>
                <w:rFonts w:ascii="宋体" w:hAnsi="宋体" w:cs="Tahoma" w:hint="eastAsia"/>
              </w:rPr>
              <w:t>1-</w:t>
            </w:r>
            <w:r w:rsidR="004B1B8E">
              <w:rPr>
                <w:rFonts w:ascii="宋体" w:hAnsi="宋体" w:cs="Tahoma" w:hint="eastAsia"/>
              </w:rPr>
              <w:t>22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03EFC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初始版</w:t>
            </w:r>
          </w:p>
        </w:tc>
      </w:tr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CE6706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1.1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CE6706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2015-01-27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CE6706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Default="00BC6CC2" w:rsidP="00BC6CC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 xml:space="preserve">8.1 </w:t>
            </w:r>
            <w:r w:rsidR="008F2EBC">
              <w:rPr>
                <w:rFonts w:ascii="宋体" w:hAnsi="宋体" w:cs="Tahoma" w:hint="eastAsia"/>
              </w:rPr>
              <w:t>功能3.1</w:t>
            </w:r>
            <w:r>
              <w:rPr>
                <w:rFonts w:ascii="宋体" w:hAnsi="宋体" w:cs="Tahoma" w:hint="eastAsia"/>
              </w:rPr>
              <w:t>增加产品暂停</w:t>
            </w:r>
            <w:r w:rsidR="001963B6">
              <w:rPr>
                <w:rFonts w:ascii="宋体" w:hAnsi="宋体" w:cs="Tahoma" w:hint="eastAsia"/>
              </w:rPr>
              <w:t>投资</w:t>
            </w:r>
            <w:r>
              <w:rPr>
                <w:rFonts w:ascii="宋体" w:hAnsi="宋体" w:cs="Tahoma" w:hint="eastAsia"/>
              </w:rPr>
              <w:t>状态</w:t>
            </w:r>
          </w:p>
          <w:p w:rsidR="00AA6442" w:rsidRDefault="008F2EBC" w:rsidP="008F2EBC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功能2.3</w:t>
            </w:r>
            <w:r w:rsidR="00AA6442">
              <w:rPr>
                <w:rFonts w:ascii="宋体" w:hAnsi="宋体" w:cs="Tahoma" w:hint="eastAsia"/>
              </w:rPr>
              <w:t>增加交易日限额</w:t>
            </w:r>
          </w:p>
          <w:p w:rsidR="008F2EBC" w:rsidRDefault="008F2EBC" w:rsidP="008F2EBC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功能6.2增加代付拆单</w:t>
            </w:r>
          </w:p>
          <w:p w:rsidR="008F2EBC" w:rsidRDefault="008F2EBC" w:rsidP="008F2EBC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功能6.3增加代扣拆单</w:t>
            </w:r>
          </w:p>
          <w:p w:rsidR="00CC2523" w:rsidRDefault="00CC2523" w:rsidP="008F2EBC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功能6.6增加产品状态自动变更</w:t>
            </w:r>
          </w:p>
          <w:p w:rsidR="00BC6CC2" w:rsidRDefault="00BC6CC2" w:rsidP="00312C2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</w:t>
            </w:r>
            <w:r w:rsidR="00312C22">
              <w:rPr>
                <w:rFonts w:ascii="宋体" w:hAnsi="宋体" w:cs="Tahoma" w:hint="eastAsia"/>
              </w:rPr>
              <w:t>3</w:t>
            </w:r>
            <w:r>
              <w:rPr>
                <w:rFonts w:ascii="宋体" w:hAnsi="宋体" w:cs="Tahoma" w:hint="eastAsia"/>
              </w:rPr>
              <w:t xml:space="preserve"> 更新流程图</w:t>
            </w:r>
          </w:p>
          <w:p w:rsidR="00521BBC" w:rsidRPr="00B5291A" w:rsidRDefault="00521BBC" w:rsidP="00312C2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9.6增加交易日限额规则</w:t>
            </w:r>
          </w:p>
        </w:tc>
      </w:tr>
      <w:tr w:rsidR="00EE4526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E3AE9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1.2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E3AE9" w:rsidP="00AC7D27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2015-01-2</w:t>
            </w:r>
            <w:r w:rsidR="00AC7D27">
              <w:rPr>
                <w:rFonts w:ascii="宋体" w:hAnsi="宋体" w:cs="Tahoma" w:hint="eastAsia"/>
              </w:rPr>
              <w:t>9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EE4526" w:rsidRPr="00B5291A" w:rsidRDefault="002E3AE9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77385C" w:rsidRDefault="00E92486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 功能3.3去掉先投资后代扣</w:t>
            </w:r>
          </w:p>
          <w:p w:rsidR="0077385C" w:rsidRDefault="0077385C" w:rsidP="00DE1853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功能6.2更新获取</w:t>
            </w:r>
            <w:r w:rsidR="0098112D">
              <w:rPr>
                <w:rFonts w:ascii="宋体" w:hAnsi="宋体" w:cs="Tahoma" w:hint="eastAsia"/>
              </w:rPr>
              <w:t>返盘文件时间</w:t>
            </w:r>
          </w:p>
          <w:p w:rsidR="0077385C" w:rsidRDefault="0077385C" w:rsidP="0071728F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功能6.3更新获取</w:t>
            </w:r>
            <w:r w:rsidR="0098112D">
              <w:rPr>
                <w:rFonts w:ascii="宋体" w:hAnsi="宋体" w:cs="Tahoma" w:hint="eastAsia"/>
              </w:rPr>
              <w:t>返盘文件时间</w:t>
            </w:r>
          </w:p>
          <w:p w:rsidR="0071728F" w:rsidRDefault="0071728F" w:rsidP="0071728F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功能1.4增加交易日历管理</w:t>
            </w:r>
          </w:p>
          <w:p w:rsidR="00FE170B" w:rsidRDefault="00FE170B" w:rsidP="0071728F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功能5.1，5.2合并</w:t>
            </w:r>
          </w:p>
          <w:p w:rsidR="003B2A13" w:rsidRDefault="003B2A13" w:rsidP="00227067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9.17、9.18 合并</w:t>
            </w:r>
          </w:p>
          <w:p w:rsidR="00227067" w:rsidRPr="0071728F" w:rsidRDefault="00227067" w:rsidP="00227067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10 增加短信通知1，2</w:t>
            </w:r>
          </w:p>
          <w:p w:rsidR="0013563B" w:rsidRDefault="003F1049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前端展示用语</w:t>
            </w:r>
            <w:r w:rsidR="0013563B">
              <w:rPr>
                <w:rFonts w:ascii="宋体" w:hAnsi="宋体" w:cs="Tahoma" w:hint="eastAsia"/>
              </w:rPr>
              <w:t>替换</w:t>
            </w:r>
          </w:p>
          <w:p w:rsidR="0013563B" w:rsidRDefault="0013563B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“</w:t>
            </w:r>
            <w:r w:rsidR="00086511">
              <w:rPr>
                <w:rFonts w:ascii="宋体" w:hAnsi="宋体" w:cs="Tahoma" w:hint="eastAsia"/>
              </w:rPr>
              <w:t>申购</w:t>
            </w:r>
            <w:r>
              <w:rPr>
                <w:rFonts w:ascii="宋体" w:hAnsi="宋体" w:cs="Tahoma" w:hint="eastAsia"/>
              </w:rPr>
              <w:t>”改为“投资”</w:t>
            </w:r>
          </w:p>
          <w:p w:rsidR="0077385C" w:rsidRPr="00B5291A" w:rsidRDefault="0013563B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“赎回”改为“提取”</w:t>
            </w:r>
          </w:p>
        </w:tc>
      </w:tr>
      <w:tr w:rsidR="0012597F" w:rsidRPr="00B5291A" w:rsidTr="00BE1FDB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12597F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1.3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12597F" w:rsidP="00BE1FD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2015-01-30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12597F" w:rsidP="00BE1FD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2597F" w:rsidRDefault="00ED5543" w:rsidP="00BE1FD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14.4增加市场活动相关需求</w:t>
            </w:r>
          </w:p>
          <w:p w:rsidR="00DC68FD" w:rsidRDefault="00DC68FD" w:rsidP="00BE1FD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9.1增加字段校验规则</w:t>
            </w:r>
          </w:p>
          <w:p w:rsidR="00E77339" w:rsidRDefault="00E77339" w:rsidP="00E77339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去掉批量新增产品</w:t>
            </w:r>
            <w:r w:rsidR="00440848">
              <w:rPr>
                <w:rFonts w:ascii="宋体" w:hAnsi="宋体" w:cs="Tahoma" w:hint="eastAsia"/>
              </w:rPr>
              <w:t>功能</w:t>
            </w:r>
          </w:p>
          <w:p w:rsidR="00E77339" w:rsidRDefault="00E77339" w:rsidP="00E77339">
            <w:pPr>
              <w:ind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去掉合同加挂的功能</w:t>
            </w:r>
          </w:p>
          <w:p w:rsidR="00921CB4" w:rsidRPr="00B5291A" w:rsidRDefault="00921CB4" w:rsidP="00921CB4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8.1功能6.2、6.3时间点调整</w:t>
            </w:r>
          </w:p>
        </w:tc>
      </w:tr>
      <w:tr w:rsidR="009A7523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Pr="00B5291A" w:rsidRDefault="00D54ABC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</w:t>
            </w:r>
            <w:r w:rsidR="0012597F">
              <w:rPr>
                <w:rFonts w:ascii="宋体" w:hAnsi="宋体" w:cs="Tahoma" w:hint="eastAsia"/>
              </w:rPr>
              <w:t>4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Pr="00B5291A" w:rsidRDefault="00D54ABC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2015-01-30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Pr="00B5291A" w:rsidRDefault="00D54ABC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王一静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A7523" w:rsidRDefault="00D751CA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9.5增加安全需求</w:t>
            </w:r>
          </w:p>
          <w:p w:rsidR="00D751CA" w:rsidRDefault="00D751CA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9.6增加安全需求</w:t>
            </w:r>
          </w:p>
          <w:p w:rsidR="00D751CA" w:rsidRDefault="00D751CA" w:rsidP="007B106B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9.7增加安全需求</w:t>
            </w:r>
          </w:p>
          <w:p w:rsidR="00D751CA" w:rsidRDefault="00D751CA" w:rsidP="00D751CA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9.8增加安全需求</w:t>
            </w:r>
          </w:p>
          <w:p w:rsidR="00D751CA" w:rsidRDefault="00D751CA" w:rsidP="00D751CA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9.9增加安全需求</w:t>
            </w:r>
          </w:p>
          <w:p w:rsidR="00D751CA" w:rsidRPr="00B5291A" w:rsidRDefault="00D751CA" w:rsidP="00D751CA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9.17增加安全需求</w:t>
            </w:r>
          </w:p>
        </w:tc>
      </w:tr>
      <w:tr w:rsidR="00BD5003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1.5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2015-02-02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D5003" w:rsidRDefault="00BD5003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8.1功能6.2更新获取返盘文件时间</w:t>
            </w:r>
          </w:p>
          <w:p w:rsidR="00BD5003" w:rsidRDefault="00BD5003" w:rsidP="00BD5003">
            <w:pPr>
              <w:ind w:firstLineChars="200"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功能6.3更新获取返盘文件时间</w:t>
            </w:r>
          </w:p>
        </w:tc>
      </w:tr>
      <w:tr w:rsidR="00DE1853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1.6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2015-02-05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DE1853" w:rsidRDefault="00DE1853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10 短信模板3、4合并</w:t>
            </w:r>
          </w:p>
          <w:p w:rsidR="008729AE" w:rsidRDefault="008729AE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 xml:space="preserve">   增加短信模板7</w:t>
            </w:r>
          </w:p>
        </w:tc>
      </w:tr>
      <w:tr w:rsidR="00C61E68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C61E68" w:rsidRDefault="00C61E68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1.7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C61E68" w:rsidRDefault="00C61E68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2015-02-16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C61E68" w:rsidRDefault="00C61E68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C1A5E" w:rsidRDefault="00BC1A5E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 更新功能点</w:t>
            </w:r>
            <w:r w:rsidR="002D68FA">
              <w:rPr>
                <w:rFonts w:ascii="宋体" w:hAnsi="宋体" w:cs="Tahoma" w:hint="eastAsia"/>
              </w:rPr>
              <w:t>6.1,6.2,6.3,</w:t>
            </w:r>
            <w:r>
              <w:rPr>
                <w:rFonts w:ascii="宋体" w:hAnsi="宋体" w:cs="Tahoma" w:hint="eastAsia"/>
              </w:rPr>
              <w:t>6.4，6.5的同步时间</w:t>
            </w:r>
          </w:p>
          <w:p w:rsidR="00C61E68" w:rsidRDefault="00C61E68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9.1 增加产品录入中增加三个参数</w:t>
            </w:r>
          </w:p>
          <w:p w:rsidR="00ED1CAA" w:rsidRPr="00ED1CAA" w:rsidRDefault="00ED1CAA" w:rsidP="00ED1CAA">
            <w:pPr>
              <w:rPr>
                <w:rFonts w:ascii="宋体" w:hAnsi="宋体" w:cs="Tahoma"/>
              </w:rPr>
            </w:pPr>
            <w:r w:rsidRPr="00ED1CAA">
              <w:rPr>
                <w:rFonts w:ascii="宋体" w:hAnsi="宋体" w:cs="Tahoma" w:hint="eastAsia"/>
              </w:rPr>
              <w:t>全额赎回比例上限</w:t>
            </w:r>
          </w:p>
          <w:p w:rsidR="00ED1CAA" w:rsidRPr="00ED1CAA" w:rsidRDefault="00ED1CAA" w:rsidP="00ED1CAA">
            <w:pPr>
              <w:rPr>
                <w:rFonts w:ascii="宋体" w:hAnsi="宋体" w:cs="Tahoma"/>
              </w:rPr>
            </w:pPr>
            <w:r w:rsidRPr="00ED1CAA">
              <w:rPr>
                <w:rFonts w:ascii="宋体" w:hAnsi="宋体" w:cs="Tahoma" w:hint="eastAsia"/>
              </w:rPr>
              <w:t>部分赎回比例上限</w:t>
            </w:r>
          </w:p>
          <w:p w:rsidR="00ED1CAA" w:rsidRDefault="00ED1CAA" w:rsidP="00ED1CAA">
            <w:pPr>
              <w:rPr>
                <w:rFonts w:ascii="宋体" w:hAnsi="宋体" w:cs="Tahoma"/>
              </w:rPr>
            </w:pPr>
            <w:r w:rsidRPr="00ED1CAA">
              <w:rPr>
                <w:rFonts w:ascii="宋体" w:hAnsi="宋体" w:cs="Tahoma" w:hint="eastAsia"/>
              </w:rPr>
              <w:t>单日赎回上限</w:t>
            </w:r>
          </w:p>
        </w:tc>
      </w:tr>
      <w:tr w:rsidR="00330177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330177" w:rsidRDefault="00330177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1.8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330177" w:rsidRDefault="00330177" w:rsidP="006435FC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</w:t>
            </w:r>
            <w:r w:rsidR="00147408">
              <w:rPr>
                <w:rFonts w:ascii="宋体" w:hAnsi="宋体" w:cs="Tahoma" w:hint="eastAsia"/>
              </w:rPr>
              <w:t>3</w:t>
            </w:r>
            <w:r>
              <w:rPr>
                <w:rFonts w:ascii="宋体" w:hAnsi="宋体" w:cs="Tahoma" w:hint="eastAsia"/>
              </w:rPr>
              <w:t>-</w:t>
            </w:r>
            <w:r w:rsidR="00147408">
              <w:rPr>
                <w:rFonts w:ascii="宋体" w:hAnsi="宋体" w:cs="Tahoma" w:hint="eastAsia"/>
              </w:rPr>
              <w:t>0</w:t>
            </w:r>
            <w:r w:rsidR="006435FC">
              <w:rPr>
                <w:rFonts w:ascii="宋体" w:hAnsi="宋体" w:cs="Tahoma" w:hint="eastAsia"/>
              </w:rPr>
              <w:t>5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330177" w:rsidRDefault="00330177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87F5C" w:rsidRDefault="00987F5C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 功能6.1-6.4文件获取时间</w:t>
            </w:r>
          </w:p>
          <w:p w:rsidR="00330177" w:rsidRDefault="009345DE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8.3 更新流程图中的时间点</w:t>
            </w:r>
          </w:p>
          <w:p w:rsidR="00CE10A9" w:rsidRDefault="00CE10A9" w:rsidP="00BD5003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lastRenderedPageBreak/>
              <w:t>全文替换</w:t>
            </w:r>
          </w:p>
          <w:p w:rsidR="00147408" w:rsidRDefault="007528D2" w:rsidP="00D40241">
            <w:pPr>
              <w:jc w:val="right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“网上钱包”替换为“零钱宝</w:t>
            </w:r>
            <w:r w:rsidR="00CE10A9">
              <w:rPr>
                <w:rFonts w:ascii="宋体" w:hAnsi="宋体" w:cs="Tahoma" w:hint="eastAsia"/>
              </w:rPr>
              <w:t>”</w:t>
            </w:r>
          </w:p>
        </w:tc>
      </w:tr>
      <w:tr w:rsidR="001A1902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lastRenderedPageBreak/>
              <w:t>1.9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6435FC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2015-03-16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1A1902" w:rsidRDefault="001A1902" w:rsidP="001A190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全文替换</w:t>
            </w:r>
          </w:p>
          <w:p w:rsidR="001A1902" w:rsidRDefault="001A1902" w:rsidP="001A1902">
            <w:pPr>
              <w:ind w:firstLineChars="200" w:firstLine="420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“零钱宝”替换为“零活宝”</w:t>
            </w:r>
          </w:p>
          <w:p w:rsidR="00B07580" w:rsidRPr="00B07580" w:rsidRDefault="00684B4B" w:rsidP="00B07580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 功能6.3，更新代扣时间点</w:t>
            </w:r>
          </w:p>
        </w:tc>
      </w:tr>
      <w:tr w:rsidR="00956A11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1.10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6435FC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2015-03-31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956A11" w:rsidRDefault="00956A11" w:rsidP="001A190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10 更新短信模板1、2、7，增加时分秒</w:t>
            </w:r>
          </w:p>
        </w:tc>
      </w:tr>
      <w:tr w:rsidR="00552765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12597F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1.11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6435FC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2015-04-02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552765" w:rsidRDefault="00552765" w:rsidP="001A190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8.1 功能6.4 增加</w:t>
            </w:r>
            <w:r w:rsidR="000A24D7">
              <w:rPr>
                <w:rFonts w:ascii="宋体" w:hAnsi="宋体" w:cs="Tahoma" w:hint="eastAsia"/>
              </w:rPr>
              <w:t>每日</w:t>
            </w:r>
            <w:r>
              <w:rPr>
                <w:rFonts w:ascii="宋体" w:hAnsi="宋体" w:cs="Tahoma" w:hint="eastAsia"/>
              </w:rPr>
              <w:t>同步每日部分</w:t>
            </w:r>
            <w:r w:rsidR="00567CCF">
              <w:rPr>
                <w:rFonts w:ascii="宋体" w:hAnsi="宋体" w:cs="Tahoma" w:hint="eastAsia"/>
              </w:rPr>
              <w:t>提取</w:t>
            </w:r>
            <w:r>
              <w:rPr>
                <w:rFonts w:ascii="宋体" w:hAnsi="宋体" w:cs="Tahoma" w:hint="eastAsia"/>
              </w:rPr>
              <w:t>限制金额、每日暂停</w:t>
            </w:r>
            <w:r w:rsidR="00567CCF">
              <w:rPr>
                <w:rFonts w:ascii="宋体" w:hAnsi="宋体" w:cs="Tahoma" w:hint="eastAsia"/>
              </w:rPr>
              <w:t>提取</w:t>
            </w:r>
            <w:r>
              <w:rPr>
                <w:rFonts w:ascii="宋体" w:hAnsi="宋体" w:cs="Tahoma" w:hint="eastAsia"/>
              </w:rPr>
              <w:t>限制金额</w:t>
            </w:r>
          </w:p>
          <w:p w:rsidR="00104487" w:rsidRDefault="00104487" w:rsidP="001A190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9.17 增加赎回限制条件</w:t>
            </w:r>
          </w:p>
        </w:tc>
      </w:tr>
      <w:tr w:rsidR="00B25F4C" w:rsidRPr="00B5291A" w:rsidTr="001F3524">
        <w:tc>
          <w:tcPr>
            <w:tcW w:w="174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B25F4C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1.13</w:t>
            </w:r>
          </w:p>
        </w:tc>
        <w:tc>
          <w:tcPr>
            <w:tcW w:w="1350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6435FC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2015-04-08</w:t>
            </w:r>
          </w:p>
        </w:tc>
        <w:tc>
          <w:tcPr>
            <w:tcW w:w="158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7B106B">
            <w:pPr>
              <w:jc w:val="center"/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彭璐</w:t>
            </w:r>
          </w:p>
        </w:tc>
        <w:tc>
          <w:tcPr>
            <w:tcW w:w="355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25F4C" w:rsidRDefault="00B25F4C" w:rsidP="001A1902">
            <w:pPr>
              <w:rPr>
                <w:rFonts w:ascii="宋体" w:hAnsi="宋体" w:cs="Tahoma"/>
              </w:rPr>
            </w:pPr>
            <w:r>
              <w:rPr>
                <w:rFonts w:ascii="宋体" w:hAnsi="宋体" w:cs="Tahoma" w:hint="eastAsia"/>
              </w:rPr>
              <w:t>10 增加提取失败短信模板，模板8</w:t>
            </w:r>
          </w:p>
        </w:tc>
      </w:tr>
    </w:tbl>
    <w:p w:rsidR="001F3524" w:rsidRDefault="001F3524" w:rsidP="001F3524">
      <w:pPr>
        <w:rPr>
          <w:rFonts w:ascii="Tahoma" w:hAnsi="Tahoma" w:cs="Tahoma"/>
          <w:b/>
          <w:bCs/>
        </w:rPr>
      </w:pPr>
    </w:p>
    <w:p w:rsidR="001F3524" w:rsidRDefault="007E5367" w:rsidP="001F3524">
      <w:pPr>
        <w:rPr>
          <w:rFonts w:ascii="Tahoma" w:hAnsi="Tahoma" w:cs="Tahoma"/>
          <w:b/>
          <w:bCs/>
        </w:rPr>
      </w:pPr>
      <w:r>
        <w:rPr>
          <w:rFonts w:ascii="Tahoma" w:hAnsi="Tahoma" w:cs="Tahoma" w:hint="eastAsia"/>
          <w:b/>
          <w:bCs/>
        </w:rPr>
        <w:t>里程碑</w:t>
      </w:r>
    </w:p>
    <w:p w:rsidR="007E5367" w:rsidRDefault="007E5367" w:rsidP="001F3524">
      <w:pPr>
        <w:rPr>
          <w:rFonts w:ascii="Tahoma" w:hAnsi="Tahoma" w:cs="Tahoma"/>
          <w:b/>
          <w:bCs/>
        </w:rPr>
      </w:pPr>
    </w:p>
    <w:tbl>
      <w:tblPr>
        <w:tblW w:w="893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28"/>
        <w:gridCol w:w="1541"/>
        <w:gridCol w:w="2152"/>
        <w:gridCol w:w="2809"/>
      </w:tblGrid>
      <w:tr w:rsidR="00140A6E" w:rsidRPr="00C0415F" w:rsidTr="009E1965">
        <w:trPr>
          <w:trHeight w:val="245"/>
        </w:trPr>
        <w:tc>
          <w:tcPr>
            <w:tcW w:w="2428" w:type="dxa"/>
            <w:shd w:val="clear" w:color="auto" w:fill="000000"/>
          </w:tcPr>
          <w:p w:rsidR="00140A6E" w:rsidRPr="00C0415F" w:rsidRDefault="006B0F70" w:rsidP="006B0F70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>
              <w:rPr>
                <w:rFonts w:cs="Arial" w:hint="eastAsia"/>
                <w:b/>
                <w:color w:val="FFFFFF"/>
              </w:rPr>
              <w:t>产品发展阶段</w:t>
            </w:r>
          </w:p>
        </w:tc>
        <w:tc>
          <w:tcPr>
            <w:tcW w:w="1541" w:type="dxa"/>
            <w:shd w:val="clear" w:color="auto" w:fill="000000"/>
          </w:tcPr>
          <w:p w:rsidR="00140A6E" w:rsidRPr="00C0415F" w:rsidRDefault="00140A6E" w:rsidP="00297704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 w:rsidRPr="00C0415F">
              <w:rPr>
                <w:rFonts w:cs="Arial" w:hint="eastAsia"/>
                <w:b/>
                <w:color w:val="FFFFFF"/>
                <w:lang w:eastAsia="zh-TW"/>
              </w:rPr>
              <w:t>日期</w:t>
            </w:r>
          </w:p>
        </w:tc>
        <w:tc>
          <w:tcPr>
            <w:tcW w:w="2152" w:type="dxa"/>
            <w:shd w:val="clear" w:color="auto" w:fill="000000"/>
          </w:tcPr>
          <w:p w:rsidR="00140A6E" w:rsidRPr="009F061E" w:rsidRDefault="00140A6E" w:rsidP="00297704">
            <w:pPr>
              <w:jc w:val="center"/>
              <w:rPr>
                <w:rFonts w:eastAsia="PMingLiU" w:cs="Arial"/>
                <w:b/>
                <w:color w:val="FFFFFF"/>
                <w:lang w:eastAsia="zh-TW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责任人</w:t>
            </w:r>
          </w:p>
        </w:tc>
        <w:tc>
          <w:tcPr>
            <w:tcW w:w="2809" w:type="dxa"/>
            <w:shd w:val="clear" w:color="auto" w:fill="000000"/>
          </w:tcPr>
          <w:p w:rsidR="00140A6E" w:rsidRDefault="00140A6E" w:rsidP="00297704">
            <w:pPr>
              <w:jc w:val="center"/>
              <w:rPr>
                <w:rFonts w:ascii="宋体" w:hAnsi="宋体" w:cs="Arial"/>
                <w:b/>
                <w:color w:val="FFFFFF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备注</w:t>
            </w:r>
          </w:p>
        </w:tc>
      </w:tr>
      <w:tr w:rsidR="00140A6E" w:rsidRPr="00F401E3" w:rsidTr="009E1965">
        <w:tc>
          <w:tcPr>
            <w:tcW w:w="2428" w:type="dxa"/>
          </w:tcPr>
          <w:p w:rsidR="00140A6E" w:rsidRPr="00AE2CCD" w:rsidRDefault="00140A6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立项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1A5778">
            <w:pPr>
              <w:ind w:leftChars="71" w:left="149"/>
              <w:rPr>
                <w:rFonts w:cs="Arial"/>
              </w:rPr>
            </w:pPr>
            <w:r>
              <w:rPr>
                <w:rFonts w:cs="Arial" w:hint="eastAsia"/>
              </w:rPr>
              <w:t>需要和</w:t>
            </w:r>
            <w:r w:rsidR="001A5778">
              <w:rPr>
                <w:rFonts w:cs="Arial" w:hint="eastAsia"/>
              </w:rPr>
              <w:t>管理层</w:t>
            </w:r>
            <w:r>
              <w:rPr>
                <w:rFonts w:cs="Arial" w:hint="eastAsia"/>
              </w:rPr>
              <w:t>确认</w:t>
            </w:r>
            <w:r w:rsidR="00F401E3">
              <w:rPr>
                <w:rFonts w:cs="Arial" w:hint="eastAsia"/>
              </w:rPr>
              <w:t>，一但立项后要放入月报里面</w:t>
            </w:r>
          </w:p>
        </w:tc>
      </w:tr>
      <w:tr w:rsidR="00140A6E" w:rsidRPr="00F401E3" w:rsidTr="009E1965">
        <w:tc>
          <w:tcPr>
            <w:tcW w:w="2428" w:type="dxa"/>
          </w:tcPr>
          <w:p w:rsidR="00140A6E" w:rsidRPr="00AE2CCD" w:rsidRDefault="00140A6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确定目标，目标</w:t>
            </w:r>
            <w:r>
              <w:rPr>
                <w:rFonts w:cs="Arial" w:hint="eastAsia"/>
              </w:rPr>
              <w:t xml:space="preserve">KPI, </w:t>
            </w:r>
            <w:r>
              <w:rPr>
                <w:rFonts w:cs="Arial" w:hint="eastAsia"/>
              </w:rPr>
              <w:t>个部门的支持需求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1A5778">
            <w:pPr>
              <w:rPr>
                <w:rFonts w:cs="Arial"/>
              </w:rPr>
            </w:pPr>
            <w:r>
              <w:rPr>
                <w:rFonts w:cs="Arial" w:hint="eastAsia"/>
              </w:rPr>
              <w:t>完成</w:t>
            </w:r>
            <w:r>
              <w:rPr>
                <w:rFonts w:cs="Arial" w:hint="eastAsia"/>
              </w:rPr>
              <w:t xml:space="preserve"> </w:t>
            </w:r>
            <w:r w:rsidR="00F401E3">
              <w:rPr>
                <w:rFonts w:cs="Arial" w:hint="eastAsia"/>
              </w:rPr>
              <w:t>4.5.6</w:t>
            </w:r>
            <w:r w:rsidR="00B76EBF">
              <w:rPr>
                <w:rFonts w:cs="Arial" w:hint="eastAsia"/>
              </w:rPr>
              <w:t>,7,8</w:t>
            </w:r>
            <w:r w:rsidR="00F401E3">
              <w:rPr>
                <w:rFonts w:cs="Arial" w:hint="eastAsia"/>
              </w:rPr>
              <w:t>。</w:t>
            </w:r>
            <w:r w:rsidR="00F921E2">
              <w:rPr>
                <w:rFonts w:cs="Arial" w:hint="eastAsia"/>
              </w:rPr>
              <w:t>对全新的产品</w:t>
            </w:r>
            <w:r w:rsidR="00F401E3">
              <w:rPr>
                <w:rFonts w:cs="Arial" w:hint="eastAsia"/>
              </w:rPr>
              <w:t>需要和</w:t>
            </w:r>
            <w:r w:rsidR="001A5778">
              <w:rPr>
                <w:rFonts w:cs="Arial" w:hint="eastAsia"/>
              </w:rPr>
              <w:t>管理层</w:t>
            </w:r>
            <w:r w:rsidR="00F401E3">
              <w:rPr>
                <w:rFonts w:cs="Arial" w:hint="eastAsia"/>
              </w:rPr>
              <w:t>确定</w:t>
            </w:r>
          </w:p>
        </w:tc>
      </w:tr>
      <w:tr w:rsidR="00140A6E" w:rsidRPr="00F921E2" w:rsidTr="009E1965">
        <w:tc>
          <w:tcPr>
            <w:tcW w:w="2428" w:type="dxa"/>
          </w:tcPr>
          <w:p w:rsidR="00140A6E" w:rsidRPr="00AE2CCD" w:rsidRDefault="00140A6E" w:rsidP="00297704">
            <w:pPr>
              <w:rPr>
                <w:rFonts w:cs="Arial"/>
              </w:rPr>
            </w:pPr>
            <w:r>
              <w:rPr>
                <w:rFonts w:eastAsia="PMingLiU" w:cs="Arial" w:hint="eastAsia"/>
                <w:lang w:eastAsia="zh-TW"/>
              </w:rPr>
              <w:t xml:space="preserve">UI/ </w:t>
            </w:r>
            <w:r>
              <w:rPr>
                <w:rFonts w:cs="Arial"/>
                <w:lang w:eastAsia="zh-TW"/>
              </w:rPr>
              <w:t>M</w:t>
            </w:r>
            <w:r>
              <w:rPr>
                <w:rFonts w:cs="Arial" w:hint="eastAsia"/>
                <w:lang w:eastAsia="zh-TW"/>
              </w:rPr>
              <w:t>ockup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F401E3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纯浏览的页面需要</w:t>
            </w:r>
            <w:r>
              <w:rPr>
                <w:rFonts w:cs="Arial" w:hint="eastAsia"/>
              </w:rPr>
              <w:t>UI</w:t>
            </w:r>
            <w:r>
              <w:rPr>
                <w:rFonts w:cs="Arial" w:hint="eastAsia"/>
              </w:rPr>
              <w:t>完成</w:t>
            </w:r>
            <w:r>
              <w:rPr>
                <w:rFonts w:cs="Arial" w:hint="eastAsia"/>
              </w:rPr>
              <w:t xml:space="preserve">mockup. </w:t>
            </w:r>
            <w:r>
              <w:rPr>
                <w:rFonts w:cs="Arial"/>
              </w:rPr>
              <w:t>M</w:t>
            </w:r>
            <w:r>
              <w:rPr>
                <w:rFonts w:cs="Arial" w:hint="eastAsia"/>
              </w:rPr>
              <w:t xml:space="preserve">ock </w:t>
            </w:r>
            <w:r>
              <w:rPr>
                <w:rFonts w:cs="Arial" w:hint="eastAsia"/>
              </w:rPr>
              <w:t>需要把页面</w:t>
            </w:r>
            <w:r w:rsidR="00F921E2">
              <w:rPr>
                <w:rFonts w:cs="Arial" w:hint="eastAsia"/>
              </w:rPr>
              <w:t>模块的变化</w:t>
            </w:r>
            <w:r w:rsidR="00585163">
              <w:rPr>
                <w:rFonts w:cs="Arial" w:hint="eastAsia"/>
              </w:rPr>
              <w:t>放进去</w:t>
            </w:r>
          </w:p>
        </w:tc>
      </w:tr>
      <w:tr w:rsidR="00140A6E" w:rsidTr="009E1965">
        <w:tc>
          <w:tcPr>
            <w:tcW w:w="2428" w:type="dxa"/>
          </w:tcPr>
          <w:p w:rsidR="00140A6E" w:rsidRDefault="00140A6E" w:rsidP="00297704">
            <w:pPr>
              <w:rPr>
                <w:rFonts w:cs="Arial"/>
              </w:rPr>
            </w:pPr>
            <w:r>
              <w:rPr>
                <w:rFonts w:cs="Arial"/>
              </w:rPr>
              <w:t>P</w:t>
            </w:r>
            <w:r>
              <w:rPr>
                <w:rFonts w:cs="Arial" w:hint="eastAsia"/>
              </w:rPr>
              <w:t>rototype (</w:t>
            </w:r>
            <w:r>
              <w:rPr>
                <w:rFonts w:cs="Arial" w:hint="eastAsia"/>
              </w:rPr>
              <w:t>原型</w:t>
            </w:r>
            <w:r>
              <w:rPr>
                <w:rFonts w:cs="Arial" w:hint="eastAsia"/>
              </w:rPr>
              <w:t>)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585163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流程性的产品需要加入</w:t>
            </w:r>
            <w:r>
              <w:rPr>
                <w:rFonts w:cs="Arial" w:hint="eastAsia"/>
              </w:rPr>
              <w:t>prototype  (Axture)</w:t>
            </w:r>
          </w:p>
        </w:tc>
      </w:tr>
      <w:tr w:rsidR="009E1965" w:rsidTr="009E1965">
        <w:tc>
          <w:tcPr>
            <w:tcW w:w="2428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UE</w:t>
            </w:r>
            <w:r>
              <w:rPr>
                <w:rFonts w:cs="Arial" w:hint="eastAsia"/>
              </w:rPr>
              <w:t>反馈完成</w:t>
            </w:r>
          </w:p>
        </w:tc>
        <w:tc>
          <w:tcPr>
            <w:tcW w:w="1541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对</w:t>
            </w:r>
            <w:r>
              <w:rPr>
                <w:rFonts w:cs="Arial" w:hint="eastAsia"/>
              </w:rPr>
              <w:t xml:space="preserve">mockup </w:t>
            </w:r>
            <w:r w:rsidR="0058363F">
              <w:rPr>
                <w:rFonts w:cs="Arial" w:hint="eastAsia"/>
              </w:rPr>
              <w:t>或是原型</w:t>
            </w:r>
            <w:r>
              <w:rPr>
                <w:rFonts w:cs="Arial" w:hint="eastAsia"/>
              </w:rPr>
              <w:t>做顾客调研报告</w:t>
            </w:r>
          </w:p>
        </w:tc>
      </w:tr>
      <w:tr w:rsidR="00140A6E" w:rsidTr="009E1965">
        <w:tc>
          <w:tcPr>
            <w:tcW w:w="2428" w:type="dxa"/>
          </w:tcPr>
          <w:p w:rsidR="00140A6E" w:rsidRPr="00140A6E" w:rsidRDefault="00140A6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PRD</w:t>
            </w:r>
            <w:r w:rsidR="00BC0EDB">
              <w:rPr>
                <w:rFonts w:cs="Arial" w:hint="eastAsia"/>
              </w:rPr>
              <w:t>初审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953A17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包括架构图</w:t>
            </w:r>
          </w:p>
        </w:tc>
      </w:tr>
      <w:tr w:rsidR="00140A6E" w:rsidTr="009E1965">
        <w:tc>
          <w:tcPr>
            <w:tcW w:w="2428" w:type="dxa"/>
          </w:tcPr>
          <w:p w:rsidR="00140A6E" w:rsidRPr="009E1965" w:rsidRDefault="00140A6E" w:rsidP="00297704">
            <w:pPr>
              <w:rPr>
                <w:rFonts w:cs="Arial"/>
              </w:rPr>
            </w:pPr>
            <w:r>
              <w:rPr>
                <w:rFonts w:ascii="宋体" w:hAnsi="宋体" w:cs="Arial" w:hint="eastAsia"/>
              </w:rPr>
              <w:t>架构</w:t>
            </w:r>
            <w:r w:rsidR="009E1965">
              <w:rPr>
                <w:rFonts w:ascii="宋体" w:hAnsi="宋体" w:cs="Arial" w:hint="eastAsia"/>
              </w:rPr>
              <w:t xml:space="preserve"> EDD 完成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</w:tr>
      <w:tr w:rsidR="009E1965" w:rsidTr="009E1965">
        <w:tc>
          <w:tcPr>
            <w:tcW w:w="2428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开发完成</w:t>
            </w:r>
          </w:p>
        </w:tc>
        <w:tc>
          <w:tcPr>
            <w:tcW w:w="1541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</w:tr>
      <w:tr w:rsidR="00140A6E" w:rsidTr="009E1965">
        <w:tc>
          <w:tcPr>
            <w:tcW w:w="2428" w:type="dxa"/>
          </w:tcPr>
          <w:p w:rsidR="00140A6E" w:rsidRPr="002833CD" w:rsidRDefault="002D4814" w:rsidP="00297704">
            <w:pPr>
              <w:rPr>
                <w:rFonts w:eastAsia="PMingLiU" w:cs="Arial"/>
                <w:lang w:eastAsia="zh-TW"/>
              </w:rPr>
            </w:pPr>
            <w:r>
              <w:rPr>
                <w:rFonts w:cs="Arial" w:hint="eastAsia"/>
              </w:rPr>
              <w:t>测试</w:t>
            </w:r>
            <w:r w:rsidR="00140A6E">
              <w:rPr>
                <w:rFonts w:ascii="宋体" w:hAnsi="宋体" w:cs="Arial" w:hint="eastAsia"/>
              </w:rPr>
              <w:t>完成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</w:tr>
      <w:tr w:rsidR="00140A6E" w:rsidTr="009E1965">
        <w:tc>
          <w:tcPr>
            <w:tcW w:w="2428" w:type="dxa"/>
          </w:tcPr>
          <w:p w:rsidR="00140A6E" w:rsidRPr="003F0C21" w:rsidRDefault="003F0C21" w:rsidP="00297704">
            <w:pPr>
              <w:rPr>
                <w:rFonts w:cs="Arial"/>
              </w:rPr>
            </w:pPr>
            <w:r>
              <w:rPr>
                <w:rFonts w:cs="Arial" w:hint="eastAsia"/>
                <w:lang w:eastAsia="zh-TW"/>
              </w:rPr>
              <w:t>上</w:t>
            </w:r>
            <w:r>
              <w:rPr>
                <w:rFonts w:cs="Arial" w:hint="eastAsia"/>
              </w:rPr>
              <w:t>线</w:t>
            </w:r>
            <w:r>
              <w:rPr>
                <w:rFonts w:eastAsia="PMingLiU" w:cs="Arial" w:hint="eastAsia"/>
                <w:lang w:eastAsia="zh-TW"/>
              </w:rPr>
              <w:t xml:space="preserve"> </w:t>
            </w:r>
            <w:r w:rsidR="00140A6E">
              <w:rPr>
                <w:rFonts w:eastAsia="PMingLiU" w:cs="Arial" w:hint="eastAsia"/>
                <w:lang w:eastAsia="zh-TW"/>
              </w:rPr>
              <w:t>beta</w:t>
            </w:r>
          </w:p>
        </w:tc>
        <w:tc>
          <w:tcPr>
            <w:tcW w:w="1541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140A6E" w:rsidRDefault="00140A6E" w:rsidP="00297704">
            <w:pPr>
              <w:rPr>
                <w:rFonts w:cs="Arial"/>
                <w:lang w:eastAsia="zh-TW"/>
              </w:rPr>
            </w:pPr>
          </w:p>
        </w:tc>
      </w:tr>
      <w:tr w:rsidR="003F0C21" w:rsidTr="009E1965">
        <w:tc>
          <w:tcPr>
            <w:tcW w:w="2428" w:type="dxa"/>
          </w:tcPr>
          <w:p w:rsidR="003F0C21" w:rsidRDefault="003F0C21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上线</w:t>
            </w:r>
            <w:r>
              <w:rPr>
                <w:rFonts w:cs="Arial" w:hint="eastAsia"/>
              </w:rPr>
              <w:t xml:space="preserve"> </w:t>
            </w:r>
            <w:r>
              <w:rPr>
                <w:rFonts w:cs="Arial" w:hint="eastAsia"/>
              </w:rPr>
              <w:t>正式</w:t>
            </w:r>
          </w:p>
        </w:tc>
        <w:tc>
          <w:tcPr>
            <w:tcW w:w="1541" w:type="dxa"/>
          </w:tcPr>
          <w:p w:rsidR="003F0C21" w:rsidRDefault="003F0C21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3F0C21" w:rsidRDefault="003F0C21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3F0C21" w:rsidRDefault="003F0C21" w:rsidP="00297704">
            <w:pPr>
              <w:rPr>
                <w:rFonts w:cs="Arial"/>
                <w:lang w:eastAsia="zh-TW"/>
              </w:rPr>
            </w:pPr>
          </w:p>
        </w:tc>
      </w:tr>
      <w:tr w:rsidR="009E1965" w:rsidTr="009E1965">
        <w:tc>
          <w:tcPr>
            <w:tcW w:w="2428" w:type="dxa"/>
          </w:tcPr>
          <w:p w:rsidR="009E1965" w:rsidRDefault="009E1965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产品推广</w:t>
            </w:r>
          </w:p>
        </w:tc>
        <w:tc>
          <w:tcPr>
            <w:tcW w:w="1541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E1965" w:rsidRDefault="009E1965" w:rsidP="00297704">
            <w:pPr>
              <w:rPr>
                <w:rFonts w:cs="Arial"/>
                <w:lang w:eastAsia="zh-TW"/>
              </w:rPr>
            </w:pPr>
          </w:p>
        </w:tc>
      </w:tr>
      <w:tr w:rsidR="0093797E" w:rsidTr="009E1965">
        <w:tc>
          <w:tcPr>
            <w:tcW w:w="2428" w:type="dxa"/>
          </w:tcPr>
          <w:p w:rsidR="0093797E" w:rsidRDefault="0093797E" w:rsidP="00297704">
            <w:pPr>
              <w:rPr>
                <w:rFonts w:cs="Arial"/>
              </w:rPr>
            </w:pPr>
            <w:r>
              <w:rPr>
                <w:rFonts w:cs="Arial" w:hint="eastAsia"/>
              </w:rPr>
              <w:t>报表上线时间</w:t>
            </w:r>
          </w:p>
        </w:tc>
        <w:tc>
          <w:tcPr>
            <w:tcW w:w="1541" w:type="dxa"/>
          </w:tcPr>
          <w:p w:rsidR="0093797E" w:rsidRDefault="0093797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152" w:type="dxa"/>
          </w:tcPr>
          <w:p w:rsidR="0093797E" w:rsidRDefault="0093797E" w:rsidP="00297704">
            <w:pPr>
              <w:rPr>
                <w:rFonts w:cs="Arial"/>
                <w:lang w:eastAsia="zh-TW"/>
              </w:rPr>
            </w:pPr>
          </w:p>
        </w:tc>
        <w:tc>
          <w:tcPr>
            <w:tcW w:w="2809" w:type="dxa"/>
          </w:tcPr>
          <w:p w:rsidR="0093797E" w:rsidRDefault="0093797E" w:rsidP="00297704">
            <w:pPr>
              <w:rPr>
                <w:rFonts w:cs="Arial"/>
                <w:lang w:eastAsia="zh-TW"/>
              </w:rPr>
            </w:pPr>
          </w:p>
        </w:tc>
      </w:tr>
    </w:tbl>
    <w:p w:rsidR="007E5367" w:rsidRDefault="007E5367" w:rsidP="007E5367">
      <w:pPr>
        <w:rPr>
          <w:rFonts w:eastAsia="PMingLiU"/>
          <w:lang w:eastAsia="zh-TW"/>
        </w:rPr>
      </w:pPr>
    </w:p>
    <w:p w:rsidR="007E5367" w:rsidRDefault="007E5367" w:rsidP="001F3524">
      <w:pPr>
        <w:rPr>
          <w:rFonts w:ascii="Tahoma" w:hAnsi="Tahoma" w:cs="Tahoma"/>
          <w:b/>
          <w:bCs/>
        </w:rPr>
      </w:pPr>
    </w:p>
    <w:p w:rsidR="001F3524" w:rsidRPr="001F3524" w:rsidRDefault="001F3524" w:rsidP="001F3524">
      <w:pPr>
        <w:rPr>
          <w:rFonts w:ascii="Tahoma" w:hAnsi="Tahoma" w:cs="Tahoma"/>
          <w:b/>
          <w:bCs/>
        </w:rPr>
      </w:pPr>
    </w:p>
    <w:p w:rsidR="00EE4526" w:rsidRDefault="00EE4526" w:rsidP="001F3524">
      <w:pPr>
        <w:rPr>
          <w:rFonts w:ascii="Verdana" w:hAnsi="Verdana"/>
          <w:sz w:val="32"/>
          <w:szCs w:val="32"/>
        </w:rPr>
      </w:pPr>
    </w:p>
    <w:p w:rsidR="001F3524" w:rsidRDefault="001F3524" w:rsidP="009B7461">
      <w:pPr>
        <w:jc w:val="center"/>
        <w:rPr>
          <w:rFonts w:ascii="Verdana" w:hAnsi="Verdana"/>
          <w:sz w:val="32"/>
          <w:szCs w:val="32"/>
        </w:rPr>
      </w:pPr>
    </w:p>
    <w:p w:rsidR="001F3524" w:rsidRPr="001F3524" w:rsidRDefault="001F3524" w:rsidP="001F3524">
      <w:pPr>
        <w:rPr>
          <w:rFonts w:ascii="Verdana" w:hAnsi="Verdana"/>
          <w:sz w:val="32"/>
          <w:szCs w:val="32"/>
        </w:rPr>
        <w:sectPr w:rsidR="001F3524" w:rsidRPr="001F3524" w:rsidSect="003D634D">
          <w:headerReference w:type="default" r:id="rId9"/>
          <w:footerReference w:type="even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E25CC" w:rsidRDefault="00B93B33" w:rsidP="009B7461">
      <w:pPr>
        <w:jc w:val="center"/>
        <w:rPr>
          <w:rFonts w:ascii="Verdana" w:hAnsi="Verdana"/>
          <w:b/>
          <w:sz w:val="28"/>
          <w:szCs w:val="28"/>
        </w:rPr>
      </w:pPr>
      <w:r w:rsidRPr="003F4D26">
        <w:rPr>
          <w:rFonts w:ascii="Verdana" w:hAnsi="Verdana" w:hint="eastAsia"/>
          <w:b/>
          <w:sz w:val="28"/>
          <w:szCs w:val="28"/>
        </w:rPr>
        <w:lastRenderedPageBreak/>
        <w:t>目录</w:t>
      </w:r>
    </w:p>
    <w:p w:rsidR="003A5BF8" w:rsidRPr="0043345C" w:rsidRDefault="003A5BF8" w:rsidP="009B7461">
      <w:pPr>
        <w:jc w:val="center"/>
        <w:rPr>
          <w:rFonts w:ascii="Verdana" w:eastAsia="PMingLiU" w:hAnsi="Verdana"/>
          <w:b/>
          <w:sz w:val="24"/>
        </w:rPr>
      </w:pPr>
      <w:r w:rsidRPr="0043345C">
        <w:rPr>
          <w:rFonts w:ascii="Verdana" w:eastAsia="PMingLiU" w:hAnsi="Verdana" w:hint="eastAsia"/>
          <w:b/>
          <w:sz w:val="24"/>
        </w:rPr>
        <w:t>如果有不需填写的项目</w:t>
      </w:r>
      <w:r w:rsidRPr="0043345C">
        <w:rPr>
          <w:rFonts w:ascii="Verdana" w:eastAsia="PMingLiU" w:hAnsi="Verdana" w:hint="eastAsia"/>
          <w:b/>
          <w:sz w:val="24"/>
        </w:rPr>
        <w:t xml:space="preserve">, </w:t>
      </w:r>
      <w:r w:rsidRPr="0043345C">
        <w:rPr>
          <w:rFonts w:ascii="Verdana" w:eastAsia="PMingLiU" w:hAnsi="Verdana" w:hint="eastAsia"/>
          <w:b/>
          <w:sz w:val="24"/>
        </w:rPr>
        <w:t>请</w:t>
      </w:r>
      <w:r w:rsidR="00DC5667" w:rsidRPr="0043345C">
        <w:rPr>
          <w:rFonts w:ascii="Verdana" w:eastAsia="PMingLiU" w:hAnsi="Verdana" w:hint="eastAsia"/>
          <w:b/>
          <w:sz w:val="24"/>
        </w:rPr>
        <w:t>勿删除</w:t>
      </w:r>
      <w:r w:rsidR="00DC5667" w:rsidRPr="0043345C">
        <w:rPr>
          <w:rFonts w:ascii="Verdana" w:eastAsia="PMingLiU" w:hAnsi="Verdana" w:hint="eastAsia"/>
          <w:b/>
          <w:sz w:val="24"/>
        </w:rPr>
        <w:t xml:space="preserve">, </w:t>
      </w:r>
      <w:r w:rsidRPr="0043345C">
        <w:rPr>
          <w:rFonts w:ascii="Verdana" w:eastAsia="PMingLiU" w:hAnsi="Verdana" w:hint="eastAsia"/>
          <w:b/>
          <w:sz w:val="24"/>
        </w:rPr>
        <w:t>注明（略）</w:t>
      </w:r>
      <w:r w:rsidR="00DC5667" w:rsidRPr="0043345C">
        <w:rPr>
          <w:rFonts w:ascii="Verdana" w:eastAsia="PMingLiU" w:hAnsi="Verdana" w:hint="eastAsia"/>
          <w:b/>
          <w:sz w:val="24"/>
        </w:rPr>
        <w:t>即可</w:t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>
        <w:rPr>
          <w:rFonts w:ascii="Verdana" w:hAnsi="Verdana"/>
          <w:sz w:val="32"/>
          <w:szCs w:val="32"/>
        </w:rPr>
        <w:fldChar w:fldCharType="begin"/>
      </w:r>
      <w:r>
        <w:rPr>
          <w:rFonts w:ascii="Verdana" w:hAnsi="Verdana"/>
          <w:sz w:val="32"/>
          <w:szCs w:val="32"/>
        </w:rPr>
        <w:instrText xml:space="preserve"> TOC \o \u </w:instrText>
      </w:r>
      <w:r>
        <w:rPr>
          <w:rFonts w:ascii="Verdana" w:hAnsi="Verdana"/>
          <w:sz w:val="32"/>
          <w:szCs w:val="32"/>
        </w:rPr>
        <w:fldChar w:fldCharType="separate"/>
      </w:r>
      <w:r w:rsidRPr="000B3DB9">
        <w:t>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需求来源</w:t>
      </w:r>
      <w:r>
        <w:tab/>
      </w:r>
      <w:r>
        <w:fldChar w:fldCharType="begin"/>
      </w:r>
      <w:r>
        <w:instrText xml:space="preserve"> PAGEREF _Toc399258262 \h </w:instrText>
      </w:r>
      <w:r>
        <w:fldChar w:fldCharType="separate"/>
      </w:r>
      <w:r>
        <w:t>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产品说明</w:t>
      </w:r>
      <w:r>
        <w:tab/>
      </w:r>
      <w:r>
        <w:fldChar w:fldCharType="begin"/>
      </w:r>
      <w:r>
        <w:instrText xml:space="preserve"> PAGEREF _Toc399258263 \h </w:instrText>
      </w:r>
      <w:r>
        <w:fldChar w:fldCharType="separate"/>
      </w:r>
      <w:r>
        <w:t>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产品的使用者</w:t>
      </w:r>
      <w:r>
        <w:tab/>
      </w:r>
      <w:r>
        <w:fldChar w:fldCharType="begin"/>
      </w:r>
      <w:r>
        <w:instrText xml:space="preserve"> PAGEREF _Toc399258264 \h </w:instrText>
      </w:r>
      <w:r>
        <w:fldChar w:fldCharType="separate"/>
      </w:r>
      <w:r>
        <w:t>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4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产品修改的范围</w:t>
      </w:r>
      <w:r>
        <w:tab/>
      </w:r>
      <w:r>
        <w:fldChar w:fldCharType="begin"/>
      </w:r>
      <w:r>
        <w:instrText xml:space="preserve"> PAGEREF _Toc399258265 \h </w:instrText>
      </w:r>
      <w:r>
        <w:fldChar w:fldCharType="separate"/>
      </w:r>
      <w:r>
        <w:t>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5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政策或目标</w:t>
      </w:r>
      <w:r>
        <w:tab/>
      </w:r>
      <w:r>
        <w:fldChar w:fldCharType="begin"/>
      </w:r>
      <w:r>
        <w:instrText xml:space="preserve"> PAGEREF _Toc399258266 \h </w:instrText>
      </w:r>
      <w:r>
        <w:fldChar w:fldCharType="separate"/>
      </w:r>
      <w:r>
        <w:t>2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5.1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政策</w:t>
      </w:r>
      <w:r>
        <w:tab/>
      </w:r>
      <w:r>
        <w:fldChar w:fldCharType="begin"/>
      </w:r>
      <w:r>
        <w:instrText xml:space="preserve"> PAGEREF _Toc399258267 \h </w:instrText>
      </w:r>
      <w:r>
        <w:fldChar w:fldCharType="separate"/>
      </w:r>
      <w:r>
        <w:t>2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5.2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业务目标</w:t>
      </w:r>
      <w:r>
        <w:tab/>
      </w:r>
      <w:r>
        <w:fldChar w:fldCharType="begin"/>
      </w:r>
      <w:r>
        <w:instrText xml:space="preserve"> PAGEREF _Toc399258268 \h </w:instrText>
      </w:r>
      <w:r>
        <w:fldChar w:fldCharType="separate"/>
      </w:r>
      <w:r>
        <w:t>2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5.3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产品目标</w:t>
      </w:r>
      <w:r>
        <w:tab/>
      </w:r>
      <w:r>
        <w:fldChar w:fldCharType="begin"/>
      </w:r>
      <w:r>
        <w:instrText xml:space="preserve"> PAGEREF _Toc399258269 \h </w:instrText>
      </w:r>
      <w:r>
        <w:fldChar w:fldCharType="separate"/>
      </w:r>
      <w:r>
        <w:t>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5.3.1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现有的指标</w:t>
      </w:r>
      <w:r>
        <w:tab/>
      </w:r>
      <w:r>
        <w:fldChar w:fldCharType="begin"/>
      </w:r>
      <w:r>
        <w:instrText xml:space="preserve"> PAGEREF _Toc399258270 \h </w:instrText>
      </w:r>
      <w:r>
        <w:fldChar w:fldCharType="separate"/>
      </w:r>
      <w:r>
        <w:t>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5.4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可能遇到的问题</w:t>
      </w:r>
      <w:r>
        <w:tab/>
      </w:r>
      <w:r>
        <w:fldChar w:fldCharType="begin"/>
      </w:r>
      <w:r>
        <w:instrText xml:space="preserve"> PAGEREF _Toc399258271 \h </w:instrText>
      </w:r>
      <w:r>
        <w:fldChar w:fldCharType="separate"/>
      </w:r>
      <w:r>
        <w:t>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6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竞争者现状</w:t>
      </w:r>
      <w:r>
        <w:tab/>
      </w:r>
      <w:r>
        <w:fldChar w:fldCharType="begin"/>
      </w:r>
      <w:r>
        <w:instrText xml:space="preserve"> PAGEREF _Toc399258272 \h </w:instrText>
      </w:r>
      <w:r>
        <w:fldChar w:fldCharType="separate"/>
      </w:r>
      <w:r>
        <w:t>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7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目标顾客</w:t>
      </w:r>
      <w:r>
        <w:tab/>
      </w:r>
      <w:r>
        <w:fldChar w:fldCharType="begin"/>
      </w:r>
      <w:r>
        <w:instrText xml:space="preserve"> PAGEREF _Toc399258273 \h </w:instrText>
      </w:r>
      <w:r>
        <w:fldChar w:fldCharType="separate"/>
      </w:r>
      <w:r>
        <w:t>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8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功能</w:t>
      </w:r>
      <w:r w:rsidRPr="000B3DB9">
        <w:rPr>
          <w:rFonts w:ascii="微软雅黑" w:eastAsia="微软雅黑" w:hAnsi="微软雅黑"/>
        </w:rPr>
        <w:t>/</w:t>
      </w:r>
      <w:r w:rsidRPr="000B3DB9">
        <w:rPr>
          <w:rFonts w:ascii="微软雅黑" w:eastAsia="微软雅黑" w:hAnsi="微软雅黑" w:hint="eastAsia"/>
        </w:rPr>
        <w:t>内容需求</w:t>
      </w:r>
      <w:r>
        <w:tab/>
      </w:r>
      <w:r>
        <w:fldChar w:fldCharType="begin"/>
      </w:r>
      <w:r>
        <w:instrText xml:space="preserve"> PAGEREF _Toc399258274 \h </w:instrText>
      </w:r>
      <w:r>
        <w:fldChar w:fldCharType="separate"/>
      </w:r>
      <w:r>
        <w:t>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8.1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/>
        </w:rPr>
        <w:t>Function List</w:t>
      </w:r>
      <w:r>
        <w:tab/>
      </w:r>
      <w:r>
        <w:fldChar w:fldCharType="begin"/>
      </w:r>
      <w:r>
        <w:instrText xml:space="preserve"> PAGEREF _Toc399258275 \h </w:instrText>
      </w:r>
      <w:r>
        <w:fldChar w:fldCharType="separate"/>
      </w:r>
      <w:r>
        <w:t>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8.2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/>
        </w:rPr>
        <w:t>Site Map</w:t>
      </w:r>
      <w:r>
        <w:tab/>
      </w:r>
      <w:r>
        <w:fldChar w:fldCharType="begin"/>
      </w:r>
      <w:r>
        <w:instrText xml:space="preserve"> PAGEREF _Toc399258276 \h </w:instrText>
      </w:r>
      <w:r>
        <w:fldChar w:fldCharType="separate"/>
      </w:r>
      <w:r>
        <w:t>6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8.3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/>
        </w:rPr>
        <w:t>Use Flow</w:t>
      </w:r>
      <w:r>
        <w:tab/>
      </w:r>
      <w:r>
        <w:fldChar w:fldCharType="begin"/>
      </w:r>
      <w:r>
        <w:instrText xml:space="preserve"> PAGEREF _Toc399258277 \h </w:instrText>
      </w:r>
      <w:r>
        <w:fldChar w:fldCharType="separate"/>
      </w:r>
      <w:r>
        <w:t>9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9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页面模块说明</w:t>
      </w:r>
      <w:r>
        <w:tab/>
      </w:r>
      <w:r>
        <w:fldChar w:fldCharType="begin"/>
      </w:r>
      <w:r>
        <w:instrText xml:space="preserve"> PAGEREF _Toc399258278 \h </w:instrText>
      </w:r>
      <w:r>
        <w:fldChar w:fldCharType="separate"/>
      </w:r>
      <w:r>
        <w:t>9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9.1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/>
        </w:rPr>
        <w:t xml:space="preserve">&lt; site_map </w:t>
      </w:r>
      <w:r w:rsidRPr="000B3DB9">
        <w:rPr>
          <w:rFonts w:ascii="微软雅黑" w:eastAsia="微软雅黑" w:hAnsi="微软雅黑" w:hint="eastAsia"/>
        </w:rPr>
        <w:t>编号</w:t>
      </w:r>
      <w:r w:rsidRPr="000B3DB9">
        <w:rPr>
          <w:rFonts w:ascii="微软雅黑" w:eastAsia="微软雅黑" w:hAnsi="微软雅黑"/>
        </w:rPr>
        <w:t xml:space="preserve">, </w:t>
      </w:r>
      <w:r w:rsidRPr="000B3DB9">
        <w:rPr>
          <w:rFonts w:ascii="微软雅黑" w:eastAsia="微软雅黑" w:hAnsi="微软雅黑" w:hint="eastAsia"/>
        </w:rPr>
        <w:t>名字</w:t>
      </w:r>
      <w:r w:rsidRPr="000B3DB9">
        <w:rPr>
          <w:rFonts w:ascii="微软雅黑" w:eastAsia="微软雅黑" w:hAnsi="微软雅黑"/>
        </w:rPr>
        <w:t>&gt;</w:t>
      </w:r>
      <w:r>
        <w:tab/>
      </w:r>
      <w:r>
        <w:fldChar w:fldCharType="begin"/>
      </w:r>
      <w:r>
        <w:instrText xml:space="preserve"> PAGEREF _Toc399258279 \h </w:instrText>
      </w:r>
      <w:r>
        <w:fldChar w:fldCharType="separate"/>
      </w:r>
      <w:r>
        <w:t>10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9.1.1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变化的</w:t>
      </w:r>
      <w:r w:rsidRPr="000B3DB9">
        <w:rPr>
          <w:rFonts w:ascii="微软雅黑" w:eastAsia="微软雅黑" w:hAnsi="微软雅黑"/>
        </w:rPr>
        <w:t>mockup</w:t>
      </w:r>
      <w:r>
        <w:tab/>
      </w:r>
      <w:r>
        <w:fldChar w:fldCharType="begin"/>
      </w:r>
      <w:r>
        <w:instrText xml:space="preserve"> PAGEREF _Toc399258280 \h </w:instrText>
      </w:r>
      <w:r>
        <w:fldChar w:fldCharType="separate"/>
      </w:r>
      <w:r>
        <w:t>11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9.1.2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/>
        </w:rPr>
        <w:t>Exception</w:t>
      </w:r>
      <w:r w:rsidRPr="000B3DB9">
        <w:rPr>
          <w:rFonts w:ascii="微软雅黑" w:eastAsia="微软雅黑" w:hAnsi="微软雅黑" w:hint="eastAsia"/>
        </w:rPr>
        <w:t>出错</w:t>
      </w:r>
      <w:r w:rsidRPr="000B3DB9">
        <w:rPr>
          <w:rFonts w:ascii="微软雅黑" w:eastAsia="微软雅黑" w:hAnsi="微软雅黑"/>
        </w:rPr>
        <w:t xml:space="preserve"> mockup</w:t>
      </w:r>
      <w:r>
        <w:tab/>
      </w:r>
      <w:r>
        <w:fldChar w:fldCharType="begin"/>
      </w:r>
      <w:r>
        <w:instrText xml:space="preserve"> PAGEREF _Toc399258281 \h </w:instrText>
      </w:r>
      <w:r>
        <w:fldChar w:fldCharType="separate"/>
      </w:r>
      <w:r>
        <w:t>11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lastRenderedPageBreak/>
        <w:t>9.2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/>
        </w:rPr>
        <w:t xml:space="preserve">&lt; site_map </w:t>
      </w:r>
      <w:r w:rsidRPr="000B3DB9">
        <w:rPr>
          <w:rFonts w:ascii="微软雅黑" w:eastAsia="微软雅黑" w:hAnsi="微软雅黑" w:hint="eastAsia"/>
        </w:rPr>
        <w:t>编号</w:t>
      </w:r>
      <w:r w:rsidRPr="000B3DB9">
        <w:rPr>
          <w:rFonts w:ascii="微软雅黑" w:eastAsia="微软雅黑" w:hAnsi="微软雅黑"/>
        </w:rPr>
        <w:t xml:space="preserve">2, </w:t>
      </w:r>
      <w:r w:rsidRPr="000B3DB9">
        <w:rPr>
          <w:rFonts w:ascii="微软雅黑" w:eastAsia="微软雅黑" w:hAnsi="微软雅黑" w:hint="eastAsia"/>
        </w:rPr>
        <w:t>页面名字</w:t>
      </w:r>
      <w:r w:rsidRPr="000B3DB9">
        <w:rPr>
          <w:rFonts w:ascii="微软雅黑" w:eastAsia="微软雅黑" w:hAnsi="微软雅黑"/>
        </w:rPr>
        <w:t>2&gt;</w:t>
      </w:r>
      <w:r>
        <w:tab/>
      </w:r>
      <w:r>
        <w:fldChar w:fldCharType="begin"/>
      </w:r>
      <w:r>
        <w:instrText xml:space="preserve"> PAGEREF _Toc399258282 \h </w:instrText>
      </w:r>
      <w:r>
        <w:fldChar w:fldCharType="separate"/>
      </w:r>
      <w:r>
        <w:t>11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10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直邮</w:t>
      </w:r>
      <w:r w:rsidRPr="000B3DB9">
        <w:rPr>
          <w:rFonts w:ascii="微软雅黑" w:eastAsia="微软雅黑" w:hAnsi="微软雅黑"/>
        </w:rPr>
        <w:t>/</w:t>
      </w:r>
      <w:r w:rsidRPr="000B3DB9">
        <w:rPr>
          <w:rFonts w:ascii="微软雅黑" w:eastAsia="微软雅黑" w:hAnsi="微软雅黑" w:hint="eastAsia"/>
        </w:rPr>
        <w:t>短信</w:t>
      </w:r>
      <w:r>
        <w:tab/>
      </w:r>
      <w:r>
        <w:fldChar w:fldCharType="begin"/>
      </w:r>
      <w:r>
        <w:instrText xml:space="preserve"> PAGEREF _Toc399258283 \h </w:instrText>
      </w:r>
      <w:r>
        <w:fldChar w:fldCharType="separate"/>
      </w:r>
      <w:r>
        <w:t>12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系统架构</w:t>
      </w:r>
      <w:r>
        <w:tab/>
      </w:r>
      <w:r>
        <w:fldChar w:fldCharType="begin"/>
      </w:r>
      <w:r>
        <w:instrText xml:space="preserve"> PAGEREF _Toc399258284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11.1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新的事件（</w:t>
      </w:r>
      <w:r w:rsidRPr="000B3DB9">
        <w:rPr>
          <w:rFonts w:ascii="微软雅黑" w:eastAsia="微软雅黑" w:hAnsi="微软雅黑"/>
        </w:rPr>
        <w:t>Event</w:t>
      </w:r>
      <w:r w:rsidRPr="000B3DB9">
        <w:rPr>
          <w:rFonts w:ascii="微软雅黑" w:eastAsia="微软雅黑" w:hAnsi="微软雅黑" w:hint="eastAsia"/>
        </w:rPr>
        <w:t>）</w:t>
      </w:r>
      <w:r>
        <w:tab/>
      </w:r>
      <w:r>
        <w:fldChar w:fldCharType="begin"/>
      </w:r>
      <w:r>
        <w:instrText xml:space="preserve"> PAGEREF _Toc399258285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11.2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架构图</w:t>
      </w:r>
      <w:r>
        <w:tab/>
      </w:r>
      <w:r>
        <w:fldChar w:fldCharType="begin"/>
      </w:r>
      <w:r>
        <w:instrText xml:space="preserve"> PAGEREF _Toc399258286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新产品顾客体验调研</w:t>
      </w:r>
      <w:r>
        <w:tab/>
      </w:r>
      <w:r>
        <w:fldChar w:fldCharType="begin"/>
      </w:r>
      <w:r>
        <w:instrText xml:space="preserve"> PAGEREF _Toc399258287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12.1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测试目标人群</w:t>
      </w:r>
      <w:r>
        <w:tab/>
      </w:r>
      <w:r>
        <w:fldChar w:fldCharType="begin"/>
      </w:r>
      <w:r>
        <w:instrText xml:space="preserve"> PAGEREF _Toc399258288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12.2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测试范围</w:t>
      </w:r>
      <w:r>
        <w:tab/>
      </w:r>
      <w:r>
        <w:fldChar w:fldCharType="begin"/>
      </w:r>
      <w:r>
        <w:instrText xml:space="preserve"> PAGEREF _Toc399258289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12.2.1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浏览页面</w:t>
      </w:r>
      <w:r>
        <w:tab/>
      </w:r>
      <w:r>
        <w:fldChar w:fldCharType="begin"/>
      </w:r>
      <w:r>
        <w:instrText xml:space="preserve"> PAGEREF _Toc399258290 \h </w:instrText>
      </w:r>
      <w:r>
        <w:fldChar w:fldCharType="separate"/>
      </w:r>
      <w:r>
        <w:t>13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12.2.2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有提示浏览操作（不需要登录）。</w:t>
      </w:r>
      <w:r>
        <w:tab/>
      </w:r>
      <w:r>
        <w:fldChar w:fldCharType="begin"/>
      </w:r>
      <w:r>
        <w:instrText xml:space="preserve"> PAGEREF _Toc399258291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12.2.3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有提示流程操作（需要登录）</w:t>
      </w:r>
      <w:r>
        <w:tab/>
      </w:r>
      <w:r>
        <w:fldChar w:fldCharType="begin"/>
      </w:r>
      <w:r>
        <w:instrText xml:space="preserve"> PAGEREF _Toc399258292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12.2.4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用户反馈的问题已经改进建议</w:t>
      </w:r>
      <w:r>
        <w:tab/>
      </w:r>
      <w:r>
        <w:fldChar w:fldCharType="begin"/>
      </w:r>
      <w:r>
        <w:instrText xml:space="preserve"> PAGEREF _Toc399258293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rPr>
          <w:rFonts w:ascii="微软雅黑" w:eastAsia="微软雅黑" w:hAnsi="微软雅黑"/>
        </w:rPr>
        <w:t>12.2.5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已经解决的问题</w:t>
      </w:r>
      <w:r>
        <w:tab/>
      </w:r>
      <w:r>
        <w:fldChar w:fldCharType="begin"/>
      </w:r>
      <w:r>
        <w:instrText xml:space="preserve"> PAGEREF _Toc399258294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风险评估</w:t>
      </w:r>
      <w:r>
        <w:tab/>
      </w:r>
      <w:r>
        <w:fldChar w:fldCharType="begin"/>
      </w:r>
      <w:r>
        <w:instrText xml:space="preserve"> PAGEREF _Toc399258295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14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支持部门</w:t>
      </w:r>
      <w:r w:rsidRPr="000B3DB9">
        <w:rPr>
          <w:rFonts w:ascii="微软雅黑" w:eastAsia="微软雅黑" w:hAnsi="微软雅黑"/>
        </w:rPr>
        <w:t>(</w:t>
      </w:r>
      <w:r w:rsidRPr="000B3DB9">
        <w:rPr>
          <w:rFonts w:ascii="微软雅黑" w:eastAsia="微软雅黑" w:hAnsi="微软雅黑" w:hint="eastAsia"/>
        </w:rPr>
        <w:t>非技术部</w:t>
      </w:r>
      <w:r w:rsidRPr="000B3DB9">
        <w:rPr>
          <w:rFonts w:ascii="微软雅黑" w:eastAsia="微软雅黑" w:hAnsi="微软雅黑"/>
        </w:rPr>
        <w:t>)</w:t>
      </w:r>
      <w:r>
        <w:tab/>
      </w:r>
      <w:r>
        <w:fldChar w:fldCharType="begin"/>
      </w:r>
      <w:r>
        <w:instrText xml:space="preserve"> PAGEREF _Toc399258296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14.1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法务</w:t>
      </w:r>
      <w:r>
        <w:tab/>
      </w:r>
      <w:r>
        <w:fldChar w:fldCharType="begin"/>
      </w:r>
      <w:r>
        <w:instrText xml:space="preserve"> PAGEREF _Toc399258297 \h </w:instrText>
      </w:r>
      <w:r>
        <w:fldChar w:fldCharType="separate"/>
      </w:r>
      <w:r>
        <w:t>14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14.2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财务</w:t>
      </w:r>
      <w:r>
        <w:tab/>
      </w:r>
      <w:r>
        <w:fldChar w:fldCharType="begin"/>
      </w:r>
      <w:r>
        <w:instrText xml:space="preserve"> PAGEREF _Toc399258298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14.3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客服</w:t>
      </w:r>
      <w:r>
        <w:tab/>
      </w:r>
      <w:r>
        <w:fldChar w:fldCharType="begin"/>
      </w:r>
      <w:r>
        <w:instrText xml:space="preserve"> PAGEREF _Toc399258299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14.4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市场部</w:t>
      </w:r>
      <w:r>
        <w:tab/>
      </w:r>
      <w:r>
        <w:fldChar w:fldCharType="begin"/>
      </w:r>
      <w:r>
        <w:instrText xml:space="preserve"> PAGEREF _Toc399258300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14.5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产品部</w:t>
      </w:r>
      <w:r>
        <w:tab/>
      </w:r>
      <w:r>
        <w:fldChar w:fldCharType="begin"/>
      </w:r>
      <w:r>
        <w:instrText xml:space="preserve"> PAGEREF _Toc399258301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15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上线需求</w:t>
      </w:r>
      <w:r>
        <w:tab/>
      </w:r>
      <w:r>
        <w:fldChar w:fldCharType="begin"/>
      </w:r>
      <w:r>
        <w:instrText xml:space="preserve"> PAGEREF _Toc399258302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15.1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帮助中心的改变</w:t>
      </w:r>
      <w:r>
        <w:tab/>
      </w:r>
      <w:r>
        <w:fldChar w:fldCharType="begin"/>
      </w:r>
      <w:r>
        <w:instrText xml:space="preserve"> PAGEREF _Toc399258303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lastRenderedPageBreak/>
        <w:t>15.2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运营需求</w:t>
      </w:r>
      <w:r>
        <w:tab/>
      </w:r>
      <w:r>
        <w:fldChar w:fldCharType="begin"/>
      </w:r>
      <w:r>
        <w:instrText xml:space="preserve"> PAGEREF _Toc399258304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15.3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数据跟踪与分析需求</w:t>
      </w:r>
      <w:r>
        <w:tab/>
      </w:r>
      <w:r>
        <w:fldChar w:fldCharType="begin"/>
      </w:r>
      <w:r>
        <w:instrText xml:space="preserve"> PAGEREF _Toc399258305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15.4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公司内部沟通</w:t>
      </w:r>
      <w:r w:rsidRPr="000B3DB9">
        <w:rPr>
          <w:rFonts w:ascii="微软雅黑" w:eastAsia="微软雅黑" w:hAnsi="微软雅黑"/>
        </w:rPr>
        <w:t>/</w:t>
      </w:r>
      <w:r w:rsidRPr="000B3DB9">
        <w:rPr>
          <w:rFonts w:ascii="微软雅黑" w:eastAsia="微软雅黑" w:hAnsi="微软雅黑" w:hint="eastAsia"/>
        </w:rPr>
        <w:t>培训需求</w:t>
      </w:r>
      <w:r>
        <w:tab/>
      </w:r>
      <w:r>
        <w:fldChar w:fldCharType="begin"/>
      </w:r>
      <w:r>
        <w:instrText xml:space="preserve"> PAGEREF _Toc399258306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15.5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公司外部沟通</w:t>
      </w:r>
      <w:r w:rsidRPr="000B3DB9">
        <w:rPr>
          <w:rFonts w:ascii="微软雅黑" w:eastAsia="微软雅黑" w:hAnsi="微软雅黑"/>
        </w:rPr>
        <w:t>/</w:t>
      </w:r>
      <w:r w:rsidRPr="000B3DB9">
        <w:rPr>
          <w:rFonts w:ascii="微软雅黑" w:eastAsia="微软雅黑" w:hAnsi="微软雅黑" w:hint="eastAsia"/>
        </w:rPr>
        <w:t>培训需求</w:t>
      </w:r>
      <w:r>
        <w:tab/>
      </w:r>
      <w:r>
        <w:fldChar w:fldCharType="begin"/>
      </w:r>
      <w:r>
        <w:instrText xml:space="preserve"> PAGEREF _Toc399258307 \h </w:instrText>
      </w:r>
      <w:r>
        <w:fldChar w:fldCharType="separate"/>
      </w:r>
      <w:r>
        <w:t>15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15.6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行销</w:t>
      </w:r>
      <w:r w:rsidRPr="000B3DB9">
        <w:rPr>
          <w:rFonts w:ascii="微软雅黑" w:eastAsia="微软雅黑" w:hAnsi="微软雅黑"/>
        </w:rPr>
        <w:t>/</w:t>
      </w:r>
      <w:r w:rsidRPr="000B3DB9">
        <w:rPr>
          <w:rFonts w:ascii="微软雅黑" w:eastAsia="微软雅黑" w:hAnsi="微软雅黑" w:hint="eastAsia"/>
        </w:rPr>
        <w:t>推广需求</w:t>
      </w:r>
      <w:r>
        <w:tab/>
      </w:r>
      <w:r>
        <w:fldChar w:fldCharType="begin"/>
      </w:r>
      <w:r>
        <w:instrText xml:space="preserve"> PAGEREF _Toc399258308 \h </w:instrText>
      </w:r>
      <w:r>
        <w:fldChar w:fldCharType="separate"/>
      </w:r>
      <w:r>
        <w:t>16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16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初审提出的问题和回应</w:t>
      </w:r>
      <w:r>
        <w:tab/>
      </w:r>
      <w:r>
        <w:fldChar w:fldCharType="begin"/>
      </w:r>
      <w:r>
        <w:instrText xml:space="preserve"> PAGEREF _Toc399258309 \h </w:instrText>
      </w:r>
      <w:r>
        <w:fldChar w:fldCharType="separate"/>
      </w:r>
      <w:r>
        <w:t>16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17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补充</w:t>
      </w:r>
      <w:r>
        <w:tab/>
      </w:r>
      <w:r>
        <w:fldChar w:fldCharType="begin"/>
      </w:r>
      <w:r>
        <w:instrText xml:space="preserve"> PAGEREF _Toc399258310 \h </w:instrText>
      </w:r>
      <w:r>
        <w:fldChar w:fldCharType="separate"/>
      </w:r>
      <w:r>
        <w:t>17</w:t>
      </w:r>
      <w:r>
        <w:fldChar w:fldCharType="end"/>
      </w:r>
    </w:p>
    <w:p w:rsidR="00841402" w:rsidRPr="00F532B6" w:rsidRDefault="00841402">
      <w:pPr>
        <w:pStyle w:val="40"/>
        <w:rPr>
          <w:rFonts w:ascii="Calibri" w:eastAsia="宋体" w:hAnsi="Calibri" w:cs="Times New Roman"/>
          <w:szCs w:val="22"/>
          <w:lang w:eastAsia="zh-CN"/>
        </w:rPr>
      </w:pPr>
      <w:r w:rsidRPr="000B3DB9">
        <w:t>18</w:t>
      </w:r>
      <w:r w:rsidRPr="00F532B6">
        <w:rPr>
          <w:rFonts w:ascii="Calibri" w:eastAsia="宋体" w:hAnsi="Calibri" w:cs="Times New Roman"/>
          <w:szCs w:val="22"/>
          <w:lang w:eastAsia="zh-CN"/>
        </w:rPr>
        <w:tab/>
      </w:r>
      <w:r w:rsidRPr="000B3DB9">
        <w:rPr>
          <w:rFonts w:ascii="微软雅黑" w:eastAsia="微软雅黑" w:hAnsi="微软雅黑" w:hint="eastAsia"/>
        </w:rPr>
        <w:t>附件</w:t>
      </w:r>
      <w:r>
        <w:tab/>
      </w:r>
      <w:r>
        <w:fldChar w:fldCharType="begin"/>
      </w:r>
      <w:r>
        <w:instrText xml:space="preserve"> PAGEREF _Toc399258311 \h </w:instrText>
      </w:r>
      <w:r>
        <w:fldChar w:fldCharType="separate"/>
      </w:r>
      <w:r>
        <w:t>18</w:t>
      </w:r>
      <w:r>
        <w:fldChar w:fldCharType="end"/>
      </w:r>
    </w:p>
    <w:p w:rsidR="00FE25CC" w:rsidRPr="006C156E" w:rsidRDefault="00841402" w:rsidP="00FE25CC">
      <w:pPr>
        <w:jc w:val="center"/>
        <w:rPr>
          <w:rFonts w:ascii="Verdana" w:eastAsia="PMingLiU" w:hAnsi="Verdana"/>
          <w:sz w:val="32"/>
          <w:szCs w:val="32"/>
          <w:lang w:eastAsia="zh-TW"/>
        </w:rPr>
      </w:pPr>
      <w:r>
        <w:rPr>
          <w:rFonts w:ascii="Verdana" w:eastAsia="Arial Unicode MS" w:hAnsi="Verdana" w:cs="Arial Unicode MS"/>
          <w:noProof/>
          <w:sz w:val="32"/>
          <w:szCs w:val="32"/>
          <w:lang w:eastAsia="zh-TW"/>
        </w:rPr>
        <w:fldChar w:fldCharType="end"/>
      </w:r>
    </w:p>
    <w:p w:rsidR="009B7461" w:rsidRPr="009B7461" w:rsidRDefault="009B7461" w:rsidP="00FE25CC">
      <w:pPr>
        <w:jc w:val="center"/>
        <w:rPr>
          <w:rFonts w:ascii="Verdana" w:eastAsia="PMingLiU" w:hAnsi="Verdana"/>
          <w:sz w:val="32"/>
          <w:szCs w:val="32"/>
        </w:rPr>
        <w:sectPr w:rsidR="009B7461" w:rsidRPr="009B7461" w:rsidSect="003D63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5421B" w:rsidRPr="00B22DAB" w:rsidRDefault="00D17630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</w:rPr>
      </w:pPr>
      <w:bookmarkStart w:id="0" w:name="_Toc399258262"/>
      <w:r w:rsidRPr="00B22DAB">
        <w:rPr>
          <w:rFonts w:ascii="微软雅黑" w:eastAsia="微软雅黑" w:hAnsi="微软雅黑" w:hint="eastAsia"/>
          <w:b w:val="0"/>
          <w:lang w:eastAsia="zh-TW"/>
        </w:rPr>
        <w:lastRenderedPageBreak/>
        <w:t>需求来源</w:t>
      </w:r>
      <w:bookmarkEnd w:id="0"/>
    </w:p>
    <w:p w:rsidR="00CC2A20" w:rsidRPr="00B22DAB" w:rsidRDefault="00D352A9" w:rsidP="00930383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《</w:t>
      </w:r>
      <w:r w:rsidR="00930383" w:rsidRPr="00930383">
        <w:rPr>
          <w:rFonts w:ascii="宋体" w:hAnsi="宋体" w:hint="eastAsia"/>
        </w:rPr>
        <w:t>网上钱包BRD_01</w:t>
      </w:r>
      <w:r w:rsidR="006C68B2">
        <w:rPr>
          <w:rFonts w:ascii="宋体" w:hAnsi="宋体" w:hint="eastAsia"/>
        </w:rPr>
        <w:t>3</w:t>
      </w:r>
      <w:r w:rsidR="00930383" w:rsidRPr="00930383">
        <w:rPr>
          <w:rFonts w:ascii="宋体" w:hAnsi="宋体" w:hint="eastAsia"/>
        </w:rPr>
        <w:t>0</w:t>
      </w:r>
      <w:r>
        <w:rPr>
          <w:rFonts w:ascii="宋体" w:hAnsi="宋体" w:hint="eastAsia"/>
        </w:rPr>
        <w:t>》</w:t>
      </w:r>
    </w:p>
    <w:p w:rsidR="00FE25CC" w:rsidRPr="00DC06FE" w:rsidRDefault="00FA095A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1" w:name="_Toc399258263"/>
      <w:r w:rsidRPr="00DC06FE">
        <w:rPr>
          <w:rFonts w:ascii="微软雅黑" w:eastAsia="微软雅黑" w:hAnsi="微软雅黑" w:hint="eastAsia"/>
          <w:b w:val="0"/>
          <w:lang w:eastAsia="zh-TW"/>
        </w:rPr>
        <w:t>产品说明</w:t>
      </w:r>
      <w:bookmarkEnd w:id="1"/>
    </w:p>
    <w:p w:rsidR="00761029" w:rsidRPr="00DC06FE" w:rsidRDefault="002D66DA" w:rsidP="002D66DA">
      <w:pPr>
        <w:ind w:left="420"/>
        <w:rPr>
          <w:rFonts w:ascii="宋体" w:hAnsi="宋体"/>
        </w:rPr>
      </w:pPr>
      <w:r w:rsidRPr="00DC06FE">
        <w:rPr>
          <w:rFonts w:ascii="宋体" w:hAnsi="宋体" w:hint="eastAsia"/>
          <w:lang w:eastAsia="zh-TW"/>
        </w:rPr>
        <w:t>产品简介</w:t>
      </w:r>
    </w:p>
    <w:p w:rsidR="009A066F" w:rsidRPr="00E60874" w:rsidRDefault="009A066F" w:rsidP="007E2DEB">
      <w:pPr>
        <w:ind w:left="420" w:firstLineChars="200" w:firstLine="420"/>
        <w:rPr>
          <w:rFonts w:ascii="宋体" w:hAnsi="宋体"/>
        </w:rPr>
      </w:pPr>
      <w:r w:rsidRPr="00E60874">
        <w:rPr>
          <w:rFonts w:ascii="宋体" w:hAnsi="宋体" w:hint="eastAsia"/>
        </w:rPr>
        <w:t>陆金所推出的“</w:t>
      </w:r>
      <w:r w:rsidR="00A352E7">
        <w:rPr>
          <w:rFonts w:ascii="宋体" w:hAnsi="宋体" w:hint="eastAsia"/>
        </w:rPr>
        <w:t>零活宝</w:t>
      </w:r>
      <w:r w:rsidRPr="00E60874">
        <w:rPr>
          <w:rFonts w:ascii="宋体" w:hAnsi="宋体" w:hint="eastAsia"/>
        </w:rPr>
        <w:t>”产品，是一款为个人投资者提供高流动性（T+1）、较高收益(约5%)、低风险、低门槛（1元起购）的开放式现金管理类产品。该产品通过Lufax和银行代销两个渠道共同募资，原则上由合作银行代理销售50%，陆金所Lufax平台销售50%，投资于基金专户产品。基金专户资产组合中，保持不低于50%资金投资于合作银行的存款，另50%资金投资较高收益资产，该资产优先考虑合作银行增信的非标资产，从而帮助合作银行吸收一般性存款，协助银行资产出表，也可考虑投资于陆金所资审会评审通过的资产、陆金所二手市场产品，这两类产品由陆金所承担兜底风险。</w:t>
      </w:r>
    </w:p>
    <w:p w:rsidR="00C53112" w:rsidRPr="009A066F" w:rsidRDefault="00C53112" w:rsidP="002D66DA">
      <w:pPr>
        <w:ind w:left="420"/>
        <w:rPr>
          <w:rFonts w:ascii="宋体" w:hAnsi="宋体"/>
        </w:rPr>
      </w:pPr>
    </w:p>
    <w:p w:rsidR="00B940D2" w:rsidRPr="00DC0AD1" w:rsidRDefault="00B940D2" w:rsidP="00B940D2">
      <w:pPr>
        <w:spacing w:line="480" w:lineRule="auto"/>
        <w:ind w:firstLine="420"/>
      </w:pPr>
      <w:r w:rsidRPr="00DC0AD1">
        <w:rPr>
          <w:rFonts w:hint="eastAsia"/>
        </w:rPr>
        <w:t>产品结构如下图所示：</w:t>
      </w:r>
    </w:p>
    <w:p w:rsidR="00B940D2" w:rsidRPr="00DC0AD1" w:rsidRDefault="00643D72" w:rsidP="00B940D2">
      <w:pPr>
        <w:widowControl/>
        <w:spacing w:line="480" w:lineRule="auto"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>
            <wp:extent cx="3657600" cy="22193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0D2" w:rsidRPr="00DC0AD1" w:rsidRDefault="00B940D2" w:rsidP="00B940D2">
      <w:pPr>
        <w:widowControl/>
        <w:spacing w:line="480" w:lineRule="auto"/>
        <w:ind w:firstLineChars="200" w:firstLine="420"/>
        <w:jc w:val="left"/>
      </w:pPr>
      <w:r w:rsidRPr="00DC0AD1">
        <w:rPr>
          <w:rFonts w:hint="eastAsia"/>
        </w:rPr>
        <w:t>该产品每天</w:t>
      </w:r>
      <w:r w:rsidRPr="00DC0AD1">
        <w:rPr>
          <w:rFonts w:hint="eastAsia"/>
        </w:rPr>
        <w:t>24</w:t>
      </w:r>
      <w:r w:rsidRPr="00DC0AD1">
        <w:rPr>
          <w:rFonts w:hint="eastAsia"/>
        </w:rPr>
        <w:t>小时开放</w:t>
      </w:r>
      <w:r w:rsidR="00385582">
        <w:rPr>
          <w:rFonts w:hint="eastAsia"/>
        </w:rPr>
        <w:t>投资</w:t>
      </w:r>
      <w:r w:rsidRPr="00DC0AD1">
        <w:rPr>
          <w:rFonts w:hint="eastAsia"/>
        </w:rPr>
        <w:t>、</w:t>
      </w:r>
      <w:r w:rsidR="002913FF">
        <w:rPr>
          <w:rFonts w:hint="eastAsia"/>
        </w:rPr>
        <w:t>提取</w:t>
      </w:r>
      <w:r w:rsidRPr="00DC0AD1">
        <w:rPr>
          <w:rFonts w:hint="eastAsia"/>
        </w:rPr>
        <w:t>。投资者在</w:t>
      </w:r>
      <w:r w:rsidRPr="00DC0AD1">
        <w:rPr>
          <w:rFonts w:hint="eastAsia"/>
        </w:rPr>
        <w:t>T</w:t>
      </w:r>
      <w:r w:rsidRPr="00DC0AD1">
        <w:rPr>
          <w:rFonts w:hint="eastAsia"/>
        </w:rPr>
        <w:t>日（含</w:t>
      </w:r>
      <w:r w:rsidRPr="00DC0AD1">
        <w:rPr>
          <w:rFonts w:hint="eastAsia"/>
        </w:rPr>
        <w:t>T</w:t>
      </w:r>
      <w:r>
        <w:rPr>
          <w:rFonts w:hint="eastAsia"/>
        </w:rPr>
        <w:t>-1</w:t>
      </w:r>
      <w:r w:rsidRPr="00DC0AD1">
        <w:rPr>
          <w:rFonts w:hint="eastAsia"/>
        </w:rPr>
        <w:t>日</w:t>
      </w:r>
      <w:r w:rsidRPr="00DC0AD1">
        <w:rPr>
          <w:rFonts w:hint="eastAsia"/>
        </w:rPr>
        <w:t>15</w:t>
      </w:r>
      <w:r w:rsidRPr="00DC0AD1">
        <w:rPr>
          <w:rFonts w:hint="eastAsia"/>
        </w:rPr>
        <w:t>点之后至</w:t>
      </w:r>
      <w:r w:rsidRPr="00DC0AD1">
        <w:rPr>
          <w:rFonts w:hint="eastAsia"/>
        </w:rPr>
        <w:t>T</w:t>
      </w:r>
      <w:r w:rsidRPr="00DC0AD1">
        <w:rPr>
          <w:rFonts w:hint="eastAsia"/>
        </w:rPr>
        <w:t>日</w:t>
      </w:r>
      <w:r w:rsidRPr="00DC0AD1">
        <w:rPr>
          <w:rFonts w:hint="eastAsia"/>
        </w:rPr>
        <w:t>15</w:t>
      </w:r>
      <w:r w:rsidRPr="00DC0AD1">
        <w:rPr>
          <w:rFonts w:hint="eastAsia"/>
        </w:rPr>
        <w:t>点前）</w:t>
      </w:r>
      <w:r w:rsidR="00385582">
        <w:rPr>
          <w:rFonts w:hint="eastAsia"/>
        </w:rPr>
        <w:t>投资</w:t>
      </w:r>
      <w:r w:rsidRPr="00DC0AD1">
        <w:rPr>
          <w:rFonts w:hint="eastAsia"/>
        </w:rPr>
        <w:t>、</w:t>
      </w:r>
      <w:r w:rsidR="002913FF">
        <w:rPr>
          <w:rFonts w:hint="eastAsia"/>
        </w:rPr>
        <w:t>提取</w:t>
      </w:r>
      <w:r w:rsidRPr="00DC0AD1">
        <w:rPr>
          <w:rFonts w:hint="eastAsia"/>
        </w:rPr>
        <w:t>，则</w:t>
      </w:r>
      <w:r w:rsidRPr="00DC0AD1">
        <w:rPr>
          <w:rFonts w:hint="eastAsia"/>
        </w:rPr>
        <w:t>T+1</w:t>
      </w:r>
      <w:r w:rsidRPr="00DC0AD1">
        <w:rPr>
          <w:rFonts w:hint="eastAsia"/>
        </w:rPr>
        <w:t>交易日起息、兑付。遇双休日及国家法定节假日，则起息日、兑付日顺延。</w:t>
      </w:r>
    </w:p>
    <w:p w:rsidR="00B940D2" w:rsidRPr="00B940D2" w:rsidRDefault="00B940D2" w:rsidP="002D66DA">
      <w:pPr>
        <w:ind w:left="420"/>
        <w:rPr>
          <w:rFonts w:ascii="宋体" w:hAnsi="宋体"/>
        </w:rPr>
      </w:pPr>
    </w:p>
    <w:p w:rsidR="00B940D2" w:rsidRPr="00DC06FE" w:rsidRDefault="00B940D2" w:rsidP="002D66DA">
      <w:pPr>
        <w:ind w:left="420"/>
        <w:rPr>
          <w:rFonts w:ascii="宋体" w:hAnsi="宋体"/>
        </w:rPr>
      </w:pPr>
    </w:p>
    <w:p w:rsidR="00CC2A20" w:rsidRPr="00DC06FE" w:rsidRDefault="00EC0008" w:rsidP="00EF3CD1">
      <w:pPr>
        <w:ind w:left="420"/>
        <w:rPr>
          <w:rFonts w:ascii="宋体" w:hAnsi="宋体"/>
        </w:rPr>
      </w:pPr>
      <w:r w:rsidRPr="00DC06FE">
        <w:rPr>
          <w:rFonts w:ascii="宋体" w:hAnsi="宋体" w:hint="eastAsia"/>
          <w:lang w:eastAsia="zh-TW"/>
        </w:rPr>
        <w:t>名词解释</w:t>
      </w:r>
    </w:p>
    <w:p w:rsidR="00CC2A20" w:rsidRPr="00DC06FE" w:rsidRDefault="00CC2A20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2" w:name="_Toc399258264"/>
      <w:r w:rsidRPr="00DC06FE">
        <w:rPr>
          <w:rFonts w:ascii="微软雅黑" w:eastAsia="微软雅黑" w:hAnsi="微软雅黑" w:hint="eastAsia"/>
          <w:b w:val="0"/>
          <w:lang w:eastAsia="zh-TW"/>
        </w:rPr>
        <w:t>产品的使用者</w:t>
      </w:r>
      <w:bookmarkEnd w:id="2"/>
    </w:p>
    <w:p w:rsidR="00CC2A20" w:rsidRDefault="00CC2A20" w:rsidP="00EF3CD1">
      <w:pPr>
        <w:ind w:left="420"/>
      </w:pPr>
      <w:r>
        <w:rPr>
          <w:rFonts w:hint="eastAsia"/>
        </w:rPr>
        <w:t>在上线后，那个部门会使用这个产品</w:t>
      </w:r>
    </w:p>
    <w:tbl>
      <w:tblPr>
        <w:tblW w:w="8659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55"/>
        <w:gridCol w:w="1276"/>
        <w:gridCol w:w="1134"/>
        <w:gridCol w:w="1701"/>
        <w:gridCol w:w="1275"/>
        <w:gridCol w:w="1418"/>
      </w:tblGrid>
      <w:tr w:rsidR="00A37511" w:rsidRPr="00C0415F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部门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Default="00A37511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负责人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请打‘x</w:t>
            </w:r>
            <w:r>
              <w:rPr>
                <w:rFonts w:ascii="宋体" w:hAnsi="宋体" w:cs="PMingLiU"/>
                <w:b/>
                <w:bCs/>
                <w:color w:val="FFFFFF"/>
              </w:rPr>
              <w:t>’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部门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Default="00A37511" w:rsidP="00A37511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负责人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000000"/>
          </w:tcPr>
          <w:p w:rsidR="00A37511" w:rsidRPr="00C0415F" w:rsidRDefault="00A37511" w:rsidP="00A37511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请打‘x</w:t>
            </w:r>
            <w:r>
              <w:rPr>
                <w:rFonts w:ascii="宋体" w:hAnsi="宋体" w:cs="PMingLiU"/>
                <w:b/>
                <w:bCs/>
                <w:color w:val="FFFFFF"/>
              </w:rPr>
              <w:t>’</w:t>
            </w: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Pr="00DC06FE" w:rsidRDefault="00A37511" w:rsidP="00297704">
            <w:pPr>
              <w:autoSpaceDE w:val="0"/>
              <w:autoSpaceDN w:val="0"/>
              <w:adjustRightInd w:val="0"/>
              <w:rPr>
                <w:rFonts w:ascii="PMingLiU" w:eastAsia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Pr="00296BB9" w:rsidRDefault="00A37511" w:rsidP="00297704">
            <w:pPr>
              <w:autoSpaceDE w:val="0"/>
              <w:autoSpaceDN w:val="0"/>
              <w:adjustRightInd w:val="0"/>
              <w:rPr>
                <w:rFonts w:ascii="PMingLiU" w:eastAsia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Pr="0078395A" w:rsidRDefault="00A37511" w:rsidP="00297704">
            <w:pPr>
              <w:autoSpaceDE w:val="0"/>
              <w:autoSpaceDN w:val="0"/>
              <w:adjustRightInd w:val="0"/>
              <w:rPr>
                <w:rFonts w:ascii="PMingLiU" w:eastAsia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A37511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A37511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971132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6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  <w:tr w:rsidR="00A37511" w:rsidRPr="00723D70" w:rsidTr="00A37511">
        <w:trPr>
          <w:trHeight w:val="312"/>
        </w:trPr>
        <w:tc>
          <w:tcPr>
            <w:tcW w:w="1855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:rsidR="00A37511" w:rsidRDefault="00A37511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723D70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275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:rsidR="00A37511" w:rsidRPr="00A37511" w:rsidRDefault="00A37511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sz w:val="22"/>
                <w:lang w:eastAsia="zh-TW"/>
              </w:rPr>
            </w:pPr>
          </w:p>
        </w:tc>
      </w:tr>
    </w:tbl>
    <w:p w:rsidR="00CC2A20" w:rsidRPr="00CC2A20" w:rsidRDefault="00CC2A20" w:rsidP="00CC2A20"/>
    <w:p w:rsidR="00D27549" w:rsidRPr="00DC06FE" w:rsidRDefault="002C58A4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3" w:name="_Toc399258265"/>
      <w:r w:rsidRPr="00DC06FE">
        <w:rPr>
          <w:rFonts w:ascii="微软雅黑" w:eastAsia="微软雅黑" w:hAnsi="微软雅黑" w:hint="eastAsia"/>
          <w:b w:val="0"/>
          <w:lang w:eastAsia="zh-TW"/>
        </w:rPr>
        <w:t>产品修改的范围</w:t>
      </w:r>
      <w:bookmarkEnd w:id="3"/>
    </w:p>
    <w:p w:rsidR="00974552" w:rsidRPr="00A37511" w:rsidRDefault="00A37511" w:rsidP="00A37511">
      <w:r>
        <w:rPr>
          <w:rFonts w:hint="eastAsia"/>
        </w:rPr>
        <w:t>&lt;</w:t>
      </w:r>
      <w:r>
        <w:rPr>
          <w:rFonts w:hint="eastAsia"/>
        </w:rPr>
        <w:t>被影响的产品做填写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&gt;</w:t>
      </w:r>
      <w:r w:rsidR="00974552">
        <w:rPr>
          <w:rFonts w:hint="eastAsia"/>
        </w:rPr>
        <w:t xml:space="preserve"> </w:t>
      </w:r>
    </w:p>
    <w:tbl>
      <w:tblPr>
        <w:tblW w:w="6703" w:type="dxa"/>
        <w:jc w:val="center"/>
        <w:tblInd w:w="93" w:type="dxa"/>
        <w:tblLook w:val="0000" w:firstRow="0" w:lastRow="0" w:firstColumn="0" w:lastColumn="0" w:noHBand="0" w:noVBand="0"/>
      </w:tblPr>
      <w:tblGrid>
        <w:gridCol w:w="2867"/>
        <w:gridCol w:w="620"/>
        <w:gridCol w:w="2596"/>
        <w:gridCol w:w="620"/>
      </w:tblGrid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8F3B46" w:rsidRDefault="00F12082" w:rsidP="00A37511">
            <w:pPr>
              <w:rPr>
                <w:rFonts w:cs="Tahoma"/>
                <w:b/>
                <w:bCs/>
                <w:color w:val="FFFFFF"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color w:val="FFFFFF"/>
                <w:sz w:val="18"/>
                <w:szCs w:val="18"/>
              </w:rPr>
              <w:t>公司站被影响的地方</w:t>
            </w:r>
            <w:r w:rsidRPr="00DC6593">
              <w:rPr>
                <w:rFonts w:eastAsia="Times New Roman" w:cs="Tahoma"/>
                <w:b/>
                <w:bCs/>
                <w:color w:val="FFFFFF"/>
                <w:sz w:val="18"/>
                <w:szCs w:val="18"/>
              </w:rPr>
              <w:t xml:space="preserve"> 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color w:val="FFFFFF"/>
                <w:sz w:val="18"/>
                <w:szCs w:val="18"/>
              </w:rPr>
            </w:pPr>
            <w:r w:rsidRPr="00DC6593">
              <w:rPr>
                <w:rFonts w:eastAsia="Times New Roman" w:cs="Tahoma"/>
                <w:color w:val="FFFFFF"/>
                <w:sz w:val="18"/>
                <w:szCs w:val="18"/>
              </w:rPr>
              <w:t> </w:t>
            </w:r>
          </w:p>
        </w:tc>
        <w:tc>
          <w:tcPr>
            <w:tcW w:w="25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color w:val="FFFFFF"/>
                <w:sz w:val="18"/>
                <w:szCs w:val="18"/>
              </w:rPr>
            </w:pPr>
            <w:r w:rsidRPr="00DC6593">
              <w:rPr>
                <w:rFonts w:eastAsia="Times New Roman" w:cs="Tahoma"/>
                <w:color w:val="FFFFFF"/>
                <w:sz w:val="18"/>
                <w:szCs w:val="18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000000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color w:val="FFFFFF"/>
                <w:sz w:val="18"/>
                <w:szCs w:val="18"/>
              </w:rPr>
            </w:pPr>
            <w:r w:rsidRPr="00DC6593">
              <w:rPr>
                <w:rFonts w:eastAsia="Times New Roman" w:cs="Tahoma"/>
                <w:color w:val="FFFFFF"/>
                <w:sz w:val="18"/>
                <w:szCs w:val="18"/>
              </w:rPr>
              <w:t> </w:t>
            </w: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b/>
                <w:bCs/>
                <w:sz w:val="18"/>
                <w:szCs w:val="18"/>
              </w:rPr>
            </w:pPr>
            <w:r w:rsidRPr="00DC6593">
              <w:rPr>
                <w:rFonts w:eastAsia="Times New Roman" w:cs="Tahoma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b/>
                <w:bCs/>
                <w:lang w:eastAsia="en-US"/>
              </w:rPr>
              <w:t>Y/N</w:t>
            </w:r>
          </w:p>
        </w:tc>
        <w:tc>
          <w:tcPr>
            <w:tcW w:w="2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rPr>
                <w:rFonts w:eastAsia="Times New Roman" w:cs="Tahoma"/>
                <w:b/>
                <w:bCs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b/>
                <w:bCs/>
                <w:lang w:eastAsia="en-US"/>
              </w:rPr>
              <w:t>Y/N</w:t>
            </w: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</w:tcPr>
          <w:p w:rsidR="00F12082" w:rsidRPr="00E10C5C" w:rsidRDefault="00F12082" w:rsidP="00A37511">
            <w:pPr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网站前台产品</w:t>
            </w: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single" w:sz="4" w:space="0" w:color="auto"/>
              <w:left w:val="nil"/>
            </w:tcBorders>
            <w:shd w:val="clear" w:color="auto" w:fill="auto"/>
            <w:noWrap/>
          </w:tcPr>
          <w:p w:rsidR="00F12082" w:rsidRPr="002E71A9" w:rsidRDefault="00F12082" w:rsidP="00A60201">
            <w:pPr>
              <w:rPr>
                <w:rFonts w:cs="Tahoma"/>
                <w:sz w:val="18"/>
                <w:szCs w:val="18"/>
              </w:rPr>
            </w:pPr>
            <w:r w:rsidRPr="002E71A9">
              <w:rPr>
                <w:rFonts w:cs="Tahoma" w:hint="eastAsia"/>
                <w:b/>
                <w:bCs/>
                <w:sz w:val="18"/>
                <w:szCs w:val="18"/>
              </w:rPr>
              <w:t>系统</w:t>
            </w: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DC06FE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P2P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产品列表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密码箱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3751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P2P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产品单品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信保系统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SME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产品列表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短信系统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SME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产品单品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电邮系统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3751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</w:p>
        </w:tc>
        <w:tc>
          <w:tcPr>
            <w:tcW w:w="620" w:type="dxa"/>
            <w:tcBorders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  <w:r w:rsidRPr="00DC6593">
              <w:rPr>
                <w:rFonts w:eastAsia="Times New Roman" w:cs="Tahoma"/>
                <w:sz w:val="18"/>
                <w:szCs w:val="18"/>
                <w:lang w:eastAsia="en-US"/>
              </w:rPr>
              <w:t> </w:t>
            </w: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会员系统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b/>
                <w:bCs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b/>
                <w:bCs/>
                <w:sz w:val="18"/>
                <w:szCs w:val="18"/>
                <w:lang w:eastAsia="zh-TW"/>
              </w:rPr>
              <w:t>投资</w:t>
            </w:r>
            <w:r>
              <w:rPr>
                <w:rFonts w:eastAsia="PMingLiU" w:cs="Tahoma" w:hint="eastAsia"/>
                <w:b/>
                <w:bCs/>
                <w:sz w:val="18"/>
                <w:szCs w:val="18"/>
                <w:lang w:eastAsia="zh-TW"/>
              </w:rPr>
              <w:t>(</w:t>
            </w:r>
            <w:r>
              <w:rPr>
                <w:rFonts w:cs="Tahoma" w:hint="eastAsia"/>
                <w:b/>
                <w:bCs/>
                <w:sz w:val="18"/>
                <w:szCs w:val="18"/>
              </w:rPr>
              <w:t>购买</w:t>
            </w:r>
            <w:r>
              <w:rPr>
                <w:rFonts w:eastAsia="PMingLiU" w:cs="Tahoma" w:hint="eastAsia"/>
                <w:b/>
                <w:bCs/>
                <w:sz w:val="18"/>
                <w:szCs w:val="18"/>
                <w:lang w:eastAsia="zh-TW"/>
              </w:rPr>
              <w:t>)</w:t>
            </w:r>
          </w:p>
        </w:tc>
        <w:tc>
          <w:tcPr>
            <w:tcW w:w="620" w:type="dxa"/>
            <w:tcBorders>
              <w:top w:val="single" w:sz="6" w:space="0" w:color="auto"/>
              <w:left w:val="nil"/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OTP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6020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P2P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投资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F12082" w:rsidRDefault="00F12082" w:rsidP="00F12082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b/>
                <w:sz w:val="18"/>
                <w:szCs w:val="18"/>
              </w:rPr>
              <w:t xml:space="preserve"> 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CCF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SME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投资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F12082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账务系统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F12082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影像系统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</w:t>
            </w:r>
            <w:r w:rsidRPr="00603641">
              <w:rPr>
                <w:rFonts w:cs="Tahoma" w:hint="eastAsia"/>
                <w:b/>
                <w:bCs/>
                <w:sz w:val="18"/>
                <w:szCs w:val="18"/>
              </w:rPr>
              <w:t>顾客</w:t>
            </w:r>
          </w:p>
        </w:tc>
        <w:tc>
          <w:tcPr>
            <w:tcW w:w="620" w:type="dxa"/>
            <w:tcBorders>
              <w:top w:val="single" w:sz="6" w:space="0" w:color="auto"/>
              <w:left w:val="nil"/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1C4FF4" w:rsidRDefault="00F12082" w:rsidP="00F12082">
            <w:pPr>
              <w:rPr>
                <w:rFonts w:eastAsia="PMingLiU" w:cs="Tahoma"/>
                <w:b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</w:t>
            </w:r>
            <w:r w:rsidR="001C4FF4"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 CMS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登录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OF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603641" w:rsidRDefault="00F12082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cs="Tahoma" w:hint="eastAsia"/>
                <w:sz w:val="18"/>
                <w:szCs w:val="18"/>
              </w:rPr>
              <w:t>注册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  CMS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内容管理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603641" w:rsidRDefault="00F12082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cs="Tahoma" w:hint="eastAsia"/>
                <w:sz w:val="18"/>
                <w:szCs w:val="18"/>
              </w:rPr>
              <w:t>找回密码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1C4FF4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  Alipay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06FE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我的资料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C4FF4" w:rsidRDefault="001C4FF4" w:rsidP="00A60201">
            <w:pPr>
              <w:ind w:firstLineChars="200" w:firstLine="36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财富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e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1B5990" w:rsidRDefault="00F12082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 </w:t>
            </w:r>
            <w:r>
              <w:rPr>
                <w:rFonts w:cs="Tahoma" w:hint="eastAsia"/>
                <w:sz w:val="18"/>
                <w:szCs w:val="18"/>
              </w:rPr>
              <w:t>我的</w:t>
            </w: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>账户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1C4FF4" w:rsidRDefault="001C4FF4" w:rsidP="001C4FF4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eastAsia="PMingLiU" w:cs="Tahoma" w:hint="eastAsia"/>
                <w:sz w:val="18"/>
                <w:szCs w:val="18"/>
                <w:lang w:eastAsia="zh-TW"/>
              </w:rPr>
              <w:t xml:space="preserve">    webtrends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3E7959" w:rsidRDefault="00F12082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</w:tcBorders>
            <w:shd w:val="clear" w:color="auto" w:fill="auto"/>
            <w:noWrap/>
            <w:vAlign w:val="bottom"/>
          </w:tcPr>
          <w:p w:rsidR="00F12082" w:rsidRPr="002E71A9" w:rsidRDefault="00F12082" w:rsidP="001C4FF4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F12082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F12082" w:rsidRPr="008F3B46" w:rsidRDefault="00F12082" w:rsidP="00A60201">
            <w:pPr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公共资源</w:t>
            </w:r>
          </w:p>
        </w:tc>
        <w:tc>
          <w:tcPr>
            <w:tcW w:w="620" w:type="dxa"/>
            <w:tcBorders>
              <w:left w:val="nil"/>
              <w:bottom w:val="single" w:sz="6" w:space="0" w:color="auto"/>
            </w:tcBorders>
            <w:shd w:val="clear" w:color="auto" w:fill="auto"/>
            <w:noWrap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</w:tcBorders>
            <w:shd w:val="clear" w:color="auto" w:fill="auto"/>
            <w:noWrap/>
            <w:vAlign w:val="bottom"/>
          </w:tcPr>
          <w:p w:rsidR="00F12082" w:rsidRPr="002E71A9" w:rsidRDefault="00F12082" w:rsidP="001C4FF4">
            <w:pPr>
              <w:rPr>
                <w:rFonts w:cs="Tahoma"/>
                <w:b/>
                <w:sz w:val="18"/>
                <w:szCs w:val="18"/>
              </w:rPr>
            </w:pPr>
          </w:p>
        </w:tc>
        <w:tc>
          <w:tcPr>
            <w:tcW w:w="620" w:type="dxa"/>
            <w:tcBorders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12082" w:rsidRPr="00DC6593" w:rsidRDefault="00F12082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 </w:t>
            </w:r>
            <w:r>
              <w:rPr>
                <w:rFonts w:cs="Tahoma" w:hint="eastAsia"/>
                <w:sz w:val="18"/>
                <w:szCs w:val="18"/>
              </w:rPr>
              <w:t>首页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2E71A9" w:rsidRDefault="001C4FF4" w:rsidP="00A60201">
            <w:pPr>
              <w:rPr>
                <w:rFonts w:cs="Tahoma"/>
                <w:sz w:val="18"/>
                <w:szCs w:val="18"/>
              </w:rPr>
            </w:pPr>
            <w:r w:rsidRPr="002E71A9">
              <w:rPr>
                <w:rFonts w:cs="Tahoma" w:hint="eastAsia"/>
                <w:b/>
                <w:sz w:val="18"/>
                <w:szCs w:val="18"/>
              </w:rPr>
              <w:t>产品推广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ind w:firstLineChars="100" w:firstLine="180"/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>帮助中心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2E71A9" w:rsidRDefault="001C4FF4" w:rsidP="00A60201">
            <w:pPr>
              <w:rPr>
                <w:rFonts w:cs="Tahoma"/>
                <w:b/>
                <w:sz w:val="18"/>
                <w:szCs w:val="18"/>
              </w:rPr>
            </w:pPr>
            <w:r w:rsidRPr="002E71A9">
              <w:rPr>
                <w:rFonts w:cs="Tahoma" w:hint="eastAsia"/>
                <w:b/>
                <w:sz w:val="18"/>
                <w:szCs w:val="18"/>
              </w:rPr>
              <w:t>第三方合作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ind w:firstLineChars="100" w:firstLine="180"/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>页头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C4FF4" w:rsidRPr="005B06AC" w:rsidRDefault="001C4FF4" w:rsidP="00A60201">
            <w:pPr>
              <w:rPr>
                <w:rFonts w:cs="Tahoma"/>
                <w:b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 xml:space="preserve"> </w:t>
            </w:r>
            <w:r w:rsidRPr="005B06AC">
              <w:rPr>
                <w:rFonts w:cs="Tahoma" w:hint="eastAsia"/>
                <w:b/>
                <w:sz w:val="18"/>
                <w:szCs w:val="18"/>
              </w:rPr>
              <w:t>服务政策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8F3B46" w:rsidRDefault="001C4FF4" w:rsidP="00A60201">
            <w:pPr>
              <w:ind w:firstLineChars="100" w:firstLine="180"/>
              <w:rPr>
                <w:rFonts w:cs="Tahoma"/>
                <w:sz w:val="18"/>
                <w:szCs w:val="18"/>
              </w:rPr>
            </w:pPr>
            <w:r>
              <w:rPr>
                <w:rFonts w:cs="Tahoma" w:hint="eastAsia"/>
                <w:sz w:val="18"/>
                <w:szCs w:val="18"/>
              </w:rPr>
              <w:t>页尾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2E71A9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D72B85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1C4FF4" w:rsidRPr="003E7959" w:rsidRDefault="001C4FF4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</w:tcBorders>
            <w:shd w:val="clear" w:color="auto" w:fill="auto"/>
            <w:noWrap/>
          </w:tcPr>
          <w:p w:rsidR="001C4FF4" w:rsidRPr="002E71A9" w:rsidRDefault="001C4FF4" w:rsidP="00F12082">
            <w:pPr>
              <w:rPr>
                <w:rFonts w:cs="Tahoma"/>
                <w:b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D72B85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1C4FF4" w:rsidRPr="00F12082" w:rsidRDefault="001C4FF4" w:rsidP="00F12082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 w:rsidRPr="002E71A9">
              <w:rPr>
                <w:rFonts w:cs="Tahoma" w:hint="eastAsia"/>
                <w:b/>
                <w:bCs/>
                <w:sz w:val="18"/>
                <w:szCs w:val="18"/>
              </w:rPr>
              <w:t>帮助中心</w:t>
            </w:r>
          </w:p>
        </w:tc>
        <w:tc>
          <w:tcPr>
            <w:tcW w:w="620" w:type="dxa"/>
            <w:tcBorders>
              <w:left w:val="nil"/>
              <w:bottom w:val="single" w:sz="6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</w:tcPr>
          <w:p w:rsidR="001C4FF4" w:rsidRPr="002E71A9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ind w:firstLineChars="200" w:firstLine="360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C80D34" w:rsidRDefault="001C4FF4" w:rsidP="00A37511">
            <w:pPr>
              <w:rPr>
                <w:rFonts w:cs="Tahoma"/>
                <w:b/>
                <w:bCs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ind w:firstLineChars="200" w:firstLine="360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06FE" w:rsidRDefault="001C4FF4" w:rsidP="00A60201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 w:rsidRPr="00974552">
              <w:rPr>
                <w:rFonts w:cs="Tahoma" w:hint="eastAsia"/>
                <w:b/>
                <w:sz w:val="18"/>
                <w:szCs w:val="18"/>
              </w:rPr>
              <w:t>公共架构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F12082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1B5990" w:rsidRDefault="001C4FF4" w:rsidP="00A60201">
            <w:pPr>
              <w:ind w:firstLineChars="100" w:firstLine="180"/>
              <w:rPr>
                <w:rFonts w:eastAsia="PMingLiU" w:cs="Tahoma"/>
                <w:sz w:val="18"/>
                <w:szCs w:val="18"/>
                <w:lang w:eastAsia="zh-TW"/>
              </w:rPr>
            </w:pPr>
            <w:r>
              <w:rPr>
                <w:rFonts w:cs="Tahoma" w:hint="eastAsia"/>
                <w:sz w:val="18"/>
                <w:szCs w:val="18"/>
              </w:rPr>
              <w:t>顾客信息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</w:tcBorders>
            <w:shd w:val="clear" w:color="auto" w:fill="auto"/>
            <w:noWrap/>
          </w:tcPr>
          <w:p w:rsidR="001C4FF4" w:rsidRPr="00603641" w:rsidRDefault="001C4FF4" w:rsidP="00A37511">
            <w:pPr>
              <w:ind w:firstLineChars="200" w:firstLine="36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nil"/>
              <w:bottom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F12082" w:rsidRDefault="001C4FF4" w:rsidP="00F12082">
            <w:pPr>
              <w:rPr>
                <w:rFonts w:eastAsia="PMingLiU" w:cs="Tahoma"/>
                <w:sz w:val="18"/>
                <w:szCs w:val="18"/>
                <w:lang w:eastAsia="zh-TW"/>
              </w:rPr>
            </w:pPr>
            <w:r w:rsidRPr="001B5990">
              <w:rPr>
                <w:rFonts w:cs="Tahoma" w:hint="eastAsia"/>
                <w:b/>
                <w:sz w:val="18"/>
                <w:szCs w:val="18"/>
              </w:rPr>
              <w:t>管理</w:t>
            </w:r>
            <w:r w:rsidRPr="002E71A9">
              <w:rPr>
                <w:rFonts w:cs="Tahoma" w:hint="eastAsia"/>
                <w:b/>
                <w:sz w:val="18"/>
                <w:szCs w:val="18"/>
              </w:rPr>
              <w:t>后台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  <w:tr w:rsidR="001C4FF4" w:rsidRPr="00DC6593" w:rsidTr="001C4FF4">
        <w:trPr>
          <w:trHeight w:val="216"/>
          <w:jc w:val="center"/>
        </w:trPr>
        <w:tc>
          <w:tcPr>
            <w:tcW w:w="28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3E7959" w:rsidRDefault="001C4FF4" w:rsidP="00A37511">
            <w:pPr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  <w:tc>
          <w:tcPr>
            <w:tcW w:w="2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C4FF4" w:rsidRPr="00C80D34" w:rsidRDefault="001C4FF4" w:rsidP="00A37511">
            <w:pPr>
              <w:ind w:firstLineChars="100" w:firstLine="180"/>
              <w:rPr>
                <w:rFonts w:cs="Tahoma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C4FF4" w:rsidRPr="00DC6593" w:rsidRDefault="001C4FF4" w:rsidP="00A37511">
            <w:pPr>
              <w:jc w:val="center"/>
              <w:rPr>
                <w:rFonts w:eastAsia="Times New Roman" w:cs="Tahoma"/>
                <w:sz w:val="18"/>
                <w:szCs w:val="18"/>
                <w:lang w:eastAsia="en-US"/>
              </w:rPr>
            </w:pPr>
          </w:p>
        </w:tc>
      </w:tr>
    </w:tbl>
    <w:p w:rsidR="00A37511" w:rsidRPr="008F3B46" w:rsidRDefault="00A37511" w:rsidP="00F12082">
      <w:pPr>
        <w:ind w:left="425"/>
      </w:pPr>
    </w:p>
    <w:p w:rsidR="002C58A4" w:rsidRPr="002C58A4" w:rsidRDefault="002C58A4" w:rsidP="002C58A4"/>
    <w:p w:rsidR="007A67CB" w:rsidRPr="00DC06FE" w:rsidRDefault="00EC0008" w:rsidP="001422E9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lang w:eastAsia="zh-TW"/>
        </w:rPr>
      </w:pPr>
      <w:bookmarkStart w:id="4" w:name="_Toc399258266"/>
      <w:r w:rsidRPr="00DC06FE">
        <w:rPr>
          <w:rFonts w:ascii="微软雅黑" w:eastAsia="微软雅黑" w:hAnsi="微软雅黑" w:hint="eastAsia"/>
          <w:b w:val="0"/>
          <w:lang w:eastAsia="zh-TW"/>
        </w:rPr>
        <w:t>政策</w:t>
      </w:r>
      <w:r w:rsidR="00A23194" w:rsidRPr="00DC06FE">
        <w:rPr>
          <w:rFonts w:ascii="微软雅黑" w:eastAsia="微软雅黑" w:hAnsi="微软雅黑" w:hint="eastAsia"/>
          <w:b w:val="0"/>
          <w:lang w:eastAsia="zh-TW"/>
        </w:rPr>
        <w:t>或目标</w:t>
      </w:r>
      <w:bookmarkEnd w:id="4"/>
    </w:p>
    <w:p w:rsidR="00A23194" w:rsidRPr="00570DC7" w:rsidRDefault="00A23194" w:rsidP="001422E9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5" w:name="_Toc399258267"/>
      <w:r w:rsidRPr="00570DC7">
        <w:rPr>
          <w:rFonts w:ascii="微软雅黑" w:eastAsia="微软雅黑" w:hAnsi="微软雅黑" w:hint="eastAsia"/>
          <w:b w:val="0"/>
          <w:szCs w:val="21"/>
          <w:lang w:eastAsia="zh-TW"/>
        </w:rPr>
        <w:t>政策</w:t>
      </w:r>
      <w:bookmarkEnd w:id="5"/>
    </w:p>
    <w:p w:rsidR="00A23194" w:rsidRPr="00E60874" w:rsidRDefault="00A23194" w:rsidP="009C4E65">
      <w:pPr>
        <w:ind w:left="420"/>
        <w:rPr>
          <w:rFonts w:ascii="宋体" w:hAnsi="宋体"/>
        </w:rPr>
      </w:pPr>
      <w:r w:rsidRPr="00300B2E">
        <w:rPr>
          <w:rFonts w:ascii="宋体" w:hAnsi="宋体" w:hint="eastAsia"/>
        </w:rPr>
        <w:t>请说明本产品的基本政策（例如：退换货政策改变而引起的功能改变）</w:t>
      </w:r>
    </w:p>
    <w:p w:rsidR="009C4E65" w:rsidRPr="00300B2E" w:rsidRDefault="009C4E65" w:rsidP="009C4E6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</w:rPr>
      </w:pPr>
      <w:bookmarkStart w:id="6" w:name="_Toc399258268"/>
      <w:r w:rsidRPr="00300B2E">
        <w:rPr>
          <w:rFonts w:ascii="微软雅黑" w:eastAsia="微软雅黑" w:hAnsi="微软雅黑" w:hint="eastAsia"/>
          <w:b w:val="0"/>
          <w:szCs w:val="21"/>
          <w:lang w:eastAsia="zh-TW"/>
        </w:rPr>
        <w:t>业务目标</w:t>
      </w:r>
      <w:bookmarkEnd w:id="6"/>
    </w:p>
    <w:p w:rsidR="00760C89" w:rsidRDefault="000A31D9" w:rsidP="00760C89">
      <w:pPr>
        <w:ind w:left="420"/>
      </w:pPr>
      <w:r w:rsidRPr="00DC0AD1">
        <w:rPr>
          <w:rFonts w:hint="eastAsia"/>
        </w:rPr>
        <w:t>预计</w:t>
      </w:r>
      <w:r w:rsidRPr="00DC0AD1">
        <w:rPr>
          <w:rFonts w:hint="eastAsia"/>
        </w:rPr>
        <w:t>2015</w:t>
      </w:r>
      <w:r w:rsidRPr="00DC0AD1">
        <w:rPr>
          <w:rFonts w:hint="eastAsia"/>
        </w:rPr>
        <w:t>年在全国</w:t>
      </w:r>
      <w:r w:rsidRPr="00DC0AD1">
        <w:rPr>
          <w:rFonts w:hint="eastAsia"/>
          <w:bCs/>
        </w:rPr>
        <w:t>选择</w:t>
      </w:r>
      <w:r w:rsidRPr="00DC0AD1">
        <w:rPr>
          <w:rFonts w:hint="eastAsia"/>
          <w:bCs/>
        </w:rPr>
        <w:t>3-5</w:t>
      </w:r>
      <w:r w:rsidRPr="00DC0AD1">
        <w:rPr>
          <w:rFonts w:hint="eastAsia"/>
          <w:bCs/>
        </w:rPr>
        <w:t>家银行合作，计划全国总规模发行</w:t>
      </w:r>
      <w:r w:rsidRPr="00DC0AD1">
        <w:rPr>
          <w:rFonts w:hint="eastAsia"/>
          <w:bCs/>
        </w:rPr>
        <w:t>400</w:t>
      </w:r>
      <w:r w:rsidRPr="00DC0AD1">
        <w:rPr>
          <w:rFonts w:hint="eastAsia"/>
          <w:bCs/>
        </w:rPr>
        <w:t>亿元。</w:t>
      </w:r>
    </w:p>
    <w:p w:rsidR="00760C89" w:rsidRDefault="00760C89" w:rsidP="00760C89">
      <w:pPr>
        <w:ind w:left="420"/>
      </w:pPr>
    </w:p>
    <w:p w:rsidR="00760C89" w:rsidRPr="00760C89" w:rsidRDefault="00760C89" w:rsidP="00760C89">
      <w:pPr>
        <w:ind w:left="420"/>
        <w:rPr>
          <w:b/>
          <w:sz w:val="28"/>
          <w:szCs w:val="28"/>
        </w:rPr>
      </w:pPr>
      <w:r w:rsidRPr="00760C89">
        <w:rPr>
          <w:rFonts w:hint="eastAsia"/>
          <w:b/>
          <w:sz w:val="28"/>
          <w:szCs w:val="28"/>
        </w:rPr>
        <w:t>KPI</w:t>
      </w:r>
    </w:p>
    <w:p w:rsidR="00CD209E" w:rsidRDefault="00CD209E" w:rsidP="009C4E65">
      <w:pPr>
        <w:ind w:left="420"/>
      </w:pPr>
    </w:p>
    <w:tbl>
      <w:tblPr>
        <w:tblW w:w="9084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2835"/>
        <w:gridCol w:w="1134"/>
        <w:gridCol w:w="2127"/>
        <w:gridCol w:w="1417"/>
      </w:tblGrid>
      <w:tr w:rsidR="000E5922" w:rsidRPr="00C0415F" w:rsidTr="000E5922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0E5922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业务分类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Default="00546DBC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KPI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E418D1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前6个月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Default="00E418D1" w:rsidP="000E5922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第一年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E418D1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第三年</w:t>
            </w:r>
          </w:p>
        </w:tc>
      </w:tr>
      <w:tr w:rsidR="00E418D1" w:rsidRPr="00723D70" w:rsidTr="000E5922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Default="00E418D1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销售额相关的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Lufax</w:t>
            </w:r>
            <w:r w:rsidRPr="00DC0AD1">
              <w:rPr>
                <w:rFonts w:hint="eastAsia"/>
                <w:sz w:val="20"/>
                <w:szCs w:val="20"/>
              </w:rPr>
              <w:t>顾客数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40</w:t>
            </w:r>
            <w:r w:rsidRPr="00DC0AD1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70</w:t>
            </w:r>
            <w:r w:rsidRPr="00DC0AD1">
              <w:rPr>
                <w:rFonts w:hint="eastAsia"/>
                <w:sz w:val="20"/>
                <w:szCs w:val="20"/>
              </w:rPr>
              <w:t>万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250</w:t>
            </w:r>
            <w:r w:rsidRPr="00DC0AD1">
              <w:rPr>
                <w:rFonts w:hint="eastAsia"/>
                <w:sz w:val="20"/>
                <w:szCs w:val="20"/>
              </w:rPr>
              <w:t>万</w:t>
            </w:r>
          </w:p>
        </w:tc>
      </w:tr>
      <w:tr w:rsidR="00E418D1" w:rsidRPr="00723D70" w:rsidTr="000E5922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Default="00E418D1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顾客相关的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Lufax</w:t>
            </w:r>
            <w:r w:rsidRPr="00DC0AD1">
              <w:rPr>
                <w:rFonts w:hint="eastAsia"/>
                <w:sz w:val="20"/>
                <w:szCs w:val="20"/>
              </w:rPr>
              <w:t>交易笔数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800</w:t>
            </w:r>
            <w:r w:rsidRPr="00DC0AD1">
              <w:rPr>
                <w:rFonts w:hint="eastAsia"/>
                <w:sz w:val="20"/>
                <w:szCs w:val="20"/>
              </w:rPr>
              <w:t>万笔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1400</w:t>
            </w:r>
            <w:r w:rsidRPr="00DC0AD1">
              <w:rPr>
                <w:rFonts w:hint="eastAsia"/>
                <w:sz w:val="20"/>
                <w:szCs w:val="20"/>
              </w:rPr>
              <w:t>万笔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418D1" w:rsidRPr="00DC0AD1" w:rsidRDefault="00E418D1" w:rsidP="00C632AA">
            <w:pPr>
              <w:spacing w:line="480" w:lineRule="auto"/>
              <w:rPr>
                <w:sz w:val="20"/>
                <w:szCs w:val="20"/>
              </w:rPr>
            </w:pPr>
            <w:r w:rsidRPr="00DC0AD1">
              <w:rPr>
                <w:rFonts w:hint="eastAsia"/>
                <w:sz w:val="20"/>
                <w:szCs w:val="20"/>
              </w:rPr>
              <w:t>4000</w:t>
            </w:r>
            <w:r w:rsidRPr="00DC0AD1">
              <w:rPr>
                <w:rFonts w:hint="eastAsia"/>
                <w:sz w:val="20"/>
                <w:szCs w:val="20"/>
              </w:rPr>
              <w:t>万笔</w:t>
            </w:r>
          </w:p>
        </w:tc>
      </w:tr>
    </w:tbl>
    <w:p w:rsidR="00760C89" w:rsidRDefault="00760C89" w:rsidP="00760C89">
      <w:pPr>
        <w:rPr>
          <w:rFonts w:ascii="PMingLiU" w:hAnsi="PMingLiU"/>
          <w:b/>
          <w:bCs/>
          <w:sz w:val="28"/>
          <w:szCs w:val="21"/>
        </w:rPr>
      </w:pPr>
    </w:p>
    <w:p w:rsidR="00760C89" w:rsidRDefault="00760C89" w:rsidP="00760C89">
      <w:pPr>
        <w:ind w:firstLineChars="98" w:firstLine="275"/>
        <w:rPr>
          <w:rFonts w:ascii="PMingLiU" w:hAnsi="PMingLiU"/>
          <w:b/>
          <w:bCs/>
          <w:sz w:val="28"/>
          <w:szCs w:val="21"/>
        </w:rPr>
      </w:pPr>
      <w:r>
        <w:rPr>
          <w:rFonts w:ascii="PMingLiU" w:hAnsi="PMingLiU" w:hint="eastAsia"/>
          <w:b/>
          <w:bCs/>
          <w:sz w:val="28"/>
          <w:szCs w:val="21"/>
        </w:rPr>
        <w:t>显示形式</w:t>
      </w:r>
    </w:p>
    <w:p w:rsidR="00FE59BD" w:rsidRDefault="00546DBC" w:rsidP="00760C89">
      <w:r>
        <w:rPr>
          <w:rFonts w:hint="eastAsia"/>
        </w:rPr>
        <w:t>报表需要显示的字段</w:t>
      </w:r>
      <w:r>
        <w:rPr>
          <w:rFonts w:hint="eastAsia"/>
        </w:rPr>
        <w:t xml:space="preserve"> </w:t>
      </w:r>
      <w:r>
        <w:rPr>
          <w:rFonts w:hint="eastAsia"/>
        </w:rPr>
        <w:t>，会在</w:t>
      </w:r>
      <w:r w:rsidR="00861F25" w:rsidRPr="00861F25">
        <w:rPr>
          <w:rFonts w:hint="eastAsia"/>
        </w:rPr>
        <w:t>报表</w:t>
      </w:r>
      <w:r>
        <w:rPr>
          <w:rFonts w:hint="eastAsia"/>
        </w:rPr>
        <w:t>上显示出来</w:t>
      </w:r>
    </w:p>
    <w:p w:rsidR="00CD209E" w:rsidRDefault="00CD209E" w:rsidP="009C4E65">
      <w:pPr>
        <w:ind w:left="420"/>
      </w:pPr>
    </w:p>
    <w:tbl>
      <w:tblPr>
        <w:tblW w:w="4832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55"/>
        <w:gridCol w:w="2977"/>
      </w:tblGrid>
      <w:tr w:rsidR="000E5922" w:rsidRPr="00C0415F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Pr="00C0415F" w:rsidRDefault="000E5922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字段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0E5922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描述</w:t>
            </w: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C021D6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日期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861F25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861F25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  <w:lang w:eastAsia="zh-TW"/>
              </w:rPr>
            </w:pPr>
            <w:r w:rsidRPr="00861F25">
              <w:rPr>
                <w:rFonts w:ascii="宋体" w:hAnsi="宋体" w:cs="PMingLiU" w:hint="eastAsia"/>
                <w:color w:val="000000"/>
                <w:lang w:eastAsia="zh-TW"/>
              </w:rPr>
              <w:t>投资人数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</w:tr>
      <w:tr w:rsidR="000E5922" w:rsidRPr="00861F25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861F25" w:rsidP="00303230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  <w:lang w:eastAsia="zh-TW"/>
              </w:rPr>
            </w:pPr>
            <w:r w:rsidRPr="00861F25">
              <w:rPr>
                <w:rFonts w:ascii="宋体" w:hAnsi="宋体" w:cs="PMingLiU" w:hint="eastAsia"/>
                <w:color w:val="000000"/>
                <w:lang w:eastAsia="zh-TW"/>
              </w:rPr>
              <w:t>投资金额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861F25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861F25" w:rsidP="00861F25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eastAsia="PMingLiU" w:cs="PMingLiU" w:hint="eastAsia"/>
                <w:color w:val="000000"/>
                <w:lang w:eastAsia="zh-TW"/>
              </w:rPr>
              <w:t>4</w:t>
            </w:r>
            <w:r>
              <w:rPr>
                <w:rFonts w:ascii="PMingLiU" w:cs="PMingLiU" w:hint="eastAsia"/>
                <w:color w:val="000000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861F25" w:rsidP="00861F25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eastAsia="PMingLiU" w:cs="PMingLiU" w:hint="eastAsia"/>
                <w:color w:val="000000"/>
                <w:lang w:eastAsia="zh-TW"/>
              </w:rPr>
              <w:t>5</w:t>
            </w:r>
            <w:r>
              <w:rPr>
                <w:rFonts w:ascii="PMingLiU" w:cs="PMingLiU" w:hint="eastAsia"/>
                <w:color w:val="000000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C021D6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6&gt;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lastRenderedPageBreak/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7&gt;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8&gt;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字段</w:t>
            </w:r>
            <w:r>
              <w:rPr>
                <w:rFonts w:ascii="PMingLiU" w:cs="PMingLiU" w:hint="eastAsia"/>
                <w:color w:val="000000"/>
              </w:rPr>
              <w:t>9&gt;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  <w:tr w:rsidR="000E5922" w:rsidRPr="00723D70" w:rsidTr="00760C89">
        <w:trPr>
          <w:trHeight w:val="312"/>
        </w:trPr>
        <w:tc>
          <w:tcPr>
            <w:tcW w:w="18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Default="000E5922" w:rsidP="00303230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E5922" w:rsidRPr="00723D70" w:rsidRDefault="000E5922" w:rsidP="00303230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</w:tr>
    </w:tbl>
    <w:p w:rsidR="00CD209E" w:rsidRDefault="00CD209E" w:rsidP="009C4E65">
      <w:pPr>
        <w:ind w:left="420"/>
      </w:pPr>
    </w:p>
    <w:p w:rsidR="00E74B1A" w:rsidRPr="00FE59BD" w:rsidRDefault="00E74B1A" w:rsidP="009C4E65">
      <w:pPr>
        <w:ind w:left="420"/>
      </w:pPr>
    </w:p>
    <w:p w:rsidR="00C53112" w:rsidRPr="008172B6" w:rsidRDefault="00A23194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7" w:name="_Toc399258269"/>
      <w:r w:rsidRPr="008172B6">
        <w:rPr>
          <w:rFonts w:ascii="微软雅黑" w:eastAsia="微软雅黑" w:hAnsi="微软雅黑" w:hint="eastAsia"/>
          <w:b w:val="0"/>
          <w:szCs w:val="21"/>
          <w:lang w:eastAsia="zh-TW"/>
        </w:rPr>
        <w:t>产品</w:t>
      </w:r>
      <w:r w:rsidR="00EC0008" w:rsidRPr="008172B6">
        <w:rPr>
          <w:rFonts w:ascii="微软雅黑" w:eastAsia="微软雅黑" w:hAnsi="微软雅黑" w:hint="eastAsia"/>
          <w:b w:val="0"/>
          <w:szCs w:val="21"/>
          <w:lang w:eastAsia="zh-TW"/>
        </w:rPr>
        <w:t>目标</w:t>
      </w:r>
      <w:bookmarkEnd w:id="7"/>
      <w:r w:rsidR="00C53112" w:rsidRPr="008172B6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</w:t>
      </w:r>
    </w:p>
    <w:p w:rsidR="00EC0008" w:rsidRDefault="00C53112" w:rsidP="00C53112">
      <w:pPr>
        <w:ind w:left="420"/>
        <w:rPr>
          <w:color w:val="000000"/>
        </w:rPr>
      </w:pPr>
      <w:r w:rsidRPr="00C53112">
        <w:rPr>
          <w:rFonts w:hint="eastAsia"/>
          <w:color w:val="000000"/>
        </w:rPr>
        <w:t xml:space="preserve"># </w:t>
      </w:r>
      <w:r w:rsidR="0087534B" w:rsidRPr="00C53112">
        <w:rPr>
          <w:rFonts w:hint="eastAsia"/>
          <w:color w:val="000000"/>
        </w:rPr>
        <w:t>新产品只需要写目标；</w:t>
      </w:r>
      <w:r w:rsidR="00B90DB5" w:rsidRPr="00C53112">
        <w:rPr>
          <w:rFonts w:hint="eastAsia"/>
          <w:color w:val="000000"/>
        </w:rPr>
        <w:t>而</w:t>
      </w:r>
      <w:r w:rsidR="0087534B" w:rsidRPr="00C53112">
        <w:rPr>
          <w:rFonts w:hint="eastAsia"/>
          <w:color w:val="000000"/>
        </w:rPr>
        <w:t>老产品的优化，需要明确历史数据，及提升效果</w:t>
      </w:r>
      <w:r w:rsidR="00206A10">
        <w:rPr>
          <w:rFonts w:hint="eastAsia"/>
          <w:color w:val="000000"/>
        </w:rPr>
        <w:t xml:space="preserve">. </w:t>
      </w:r>
      <w:r w:rsidR="00206A10">
        <w:rPr>
          <w:rFonts w:hint="eastAsia"/>
          <w:color w:val="000000"/>
        </w:rPr>
        <w:t>（主要是网站页面的转化率）</w:t>
      </w:r>
    </w:p>
    <w:p w:rsidR="00284C04" w:rsidRPr="008172B6" w:rsidRDefault="00A23194" w:rsidP="001C22D0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8" w:name="_Toc399258270"/>
      <w:r w:rsidRPr="008172B6">
        <w:rPr>
          <w:rFonts w:ascii="微软雅黑" w:eastAsia="微软雅黑" w:hAnsi="微软雅黑" w:hint="eastAsia"/>
          <w:b w:val="0"/>
          <w:szCs w:val="21"/>
          <w:lang w:eastAsia="zh-TW"/>
        </w:rPr>
        <w:t>现有的指标</w:t>
      </w:r>
      <w:bookmarkEnd w:id="8"/>
      <w:r w:rsidRPr="008172B6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</w:t>
      </w:r>
    </w:p>
    <w:p w:rsidR="00A23194" w:rsidRPr="00A23194" w:rsidRDefault="00A23194" w:rsidP="00A23194">
      <w:pPr>
        <w:ind w:left="840"/>
      </w:pPr>
      <w:r>
        <w:rPr>
          <w:rFonts w:hint="eastAsia"/>
        </w:rPr>
        <w:t xml:space="preserve"># </w:t>
      </w:r>
      <w:r>
        <w:rPr>
          <w:rFonts w:hint="eastAsia"/>
        </w:rPr>
        <w:t>只有老产品需要添加</w:t>
      </w:r>
    </w:p>
    <w:p w:rsidR="00F317E5" w:rsidRPr="00DF21F6" w:rsidRDefault="006C2DA6" w:rsidP="00D86414">
      <w:pPr>
        <w:ind w:firstLine="420"/>
      </w:pPr>
      <w:r w:rsidRPr="00DF21F6">
        <w:rPr>
          <w:rFonts w:hint="eastAsia"/>
        </w:rPr>
        <w:t>预估</w:t>
      </w:r>
      <w:r w:rsidR="00284C04" w:rsidRPr="00DF21F6">
        <w:rPr>
          <w:rFonts w:hint="eastAsia"/>
        </w:rPr>
        <w:t>上线后</w:t>
      </w:r>
      <w:r w:rsidR="00C53112" w:rsidRPr="00DF21F6">
        <w:rPr>
          <w:rFonts w:hint="eastAsia"/>
        </w:rPr>
        <w:t>3</w:t>
      </w:r>
      <w:r w:rsidR="00284C04" w:rsidRPr="00DF21F6">
        <w:rPr>
          <w:rFonts w:hint="eastAsia"/>
        </w:rPr>
        <w:t>个月内的</w:t>
      </w:r>
      <w:r w:rsidR="00D86414" w:rsidRPr="00DF21F6">
        <w:rPr>
          <w:rFonts w:hint="eastAsia"/>
        </w:rPr>
        <w:t>KPI</w:t>
      </w:r>
      <w:r w:rsidR="00D86414" w:rsidRPr="00DF21F6">
        <w:rPr>
          <w:rFonts w:hint="eastAsia"/>
        </w:rPr>
        <w:t>。</w:t>
      </w:r>
      <w:r w:rsidR="00F317E5" w:rsidRPr="00DF21F6">
        <w:rPr>
          <w:rFonts w:hint="eastAsia"/>
        </w:rPr>
        <w:t>可以规划为下面</w:t>
      </w:r>
    </w:p>
    <w:p w:rsidR="00893F03" w:rsidRPr="00C53112" w:rsidRDefault="00893F03" w:rsidP="00D86414">
      <w:pPr>
        <w:ind w:firstLine="420"/>
        <w:rPr>
          <w:ins w:id="9" w:author="hubert_tai" w:date="2010-02-19T14:33:00Z"/>
          <w:color w:val="000000"/>
        </w:rPr>
      </w:pPr>
    </w:p>
    <w:p w:rsidR="005C6D73" w:rsidRPr="00E93F70" w:rsidRDefault="009C6C7B" w:rsidP="00893F03">
      <w:pPr>
        <w:ind w:left="420"/>
        <w:rPr>
          <w:b/>
          <w:color w:val="000000"/>
        </w:rPr>
      </w:pPr>
      <w:r w:rsidRPr="00E93F70">
        <w:rPr>
          <w:rFonts w:hint="eastAsia"/>
          <w:b/>
          <w:color w:val="000000"/>
        </w:rPr>
        <w:t>纯</w:t>
      </w:r>
      <w:r w:rsidR="00F317E5" w:rsidRPr="00E93F70">
        <w:rPr>
          <w:rFonts w:hint="eastAsia"/>
          <w:b/>
          <w:color w:val="000000"/>
        </w:rPr>
        <w:t>浏览页面</w:t>
      </w:r>
      <w:r w:rsidR="00F317E5" w:rsidRPr="00E93F70">
        <w:rPr>
          <w:rFonts w:hint="eastAsia"/>
          <w:b/>
          <w:color w:val="000000"/>
        </w:rPr>
        <w:t>KPI</w:t>
      </w:r>
      <w:r w:rsidR="005C6D73" w:rsidRPr="00E93F70">
        <w:rPr>
          <w:rFonts w:hint="eastAsia"/>
          <w:b/>
          <w:color w:val="000000"/>
        </w:rPr>
        <w:t xml:space="preserve"> </w:t>
      </w:r>
    </w:p>
    <w:p w:rsidR="009C6C7B" w:rsidRDefault="009C6C7B" w:rsidP="00893F03">
      <w:pPr>
        <w:ind w:left="420"/>
        <w:rPr>
          <w:color w:val="000000"/>
        </w:rPr>
      </w:pPr>
      <w:r>
        <w:rPr>
          <w:rFonts w:hint="eastAsia"/>
          <w:color w:val="000000"/>
        </w:rPr>
        <w:t xml:space="preserve"># </w:t>
      </w:r>
      <w:r>
        <w:rPr>
          <w:rFonts w:hint="eastAsia"/>
          <w:color w:val="000000"/>
        </w:rPr>
        <w:t>如果有历史数据，在‘历史数据</w:t>
      </w:r>
      <w:r>
        <w:rPr>
          <w:color w:val="000000"/>
        </w:rPr>
        <w:t>’</w:t>
      </w:r>
      <w:r>
        <w:rPr>
          <w:rFonts w:hint="eastAsia"/>
          <w:color w:val="000000"/>
        </w:rPr>
        <w:t>基础上设目标，如果新产品，用</w:t>
      </w:r>
      <w:r>
        <w:rPr>
          <w:color w:val="000000"/>
        </w:rPr>
        <w:t>’</w:t>
      </w:r>
      <w:r>
        <w:rPr>
          <w:rFonts w:hint="eastAsia"/>
          <w:color w:val="000000"/>
        </w:rPr>
        <w:t>目标</w:t>
      </w:r>
      <w:r>
        <w:rPr>
          <w:color w:val="000000"/>
        </w:rPr>
        <w:t>’</w:t>
      </w:r>
      <w:r>
        <w:rPr>
          <w:rFonts w:hint="eastAsia"/>
          <w:color w:val="000000"/>
        </w:rPr>
        <w:t>做为基础数据</w:t>
      </w:r>
    </w:p>
    <w:p w:rsidR="00E93F70" w:rsidRPr="00C53112" w:rsidRDefault="00E93F70" w:rsidP="00893F03">
      <w:pPr>
        <w:ind w:left="420"/>
        <w:rPr>
          <w:color w:val="000000"/>
        </w:rPr>
      </w:pPr>
      <w:r>
        <w:rPr>
          <w:rFonts w:hint="eastAsia"/>
          <w:color w:val="000000"/>
        </w:rPr>
        <w:t xml:space="preserve">#  PV </w:t>
      </w:r>
      <w:r>
        <w:rPr>
          <w:rFonts w:hint="eastAsia"/>
          <w:color w:val="000000"/>
        </w:rPr>
        <w:t>的指标是需要和如果的位置有关系，可以利用产品运营的操作来增加</w:t>
      </w:r>
      <w:r>
        <w:rPr>
          <w:rFonts w:hint="eastAsia"/>
          <w:color w:val="000000"/>
        </w:rPr>
        <w:t>PV</w:t>
      </w:r>
    </w:p>
    <w:p w:rsidR="00C021D6" w:rsidRPr="009C6C7B" w:rsidRDefault="00C021D6" w:rsidP="009C6C7B">
      <w:pPr>
        <w:rPr>
          <w:color w:val="000000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W w:w="9651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1418"/>
        <w:gridCol w:w="1417"/>
        <w:gridCol w:w="1276"/>
        <w:gridCol w:w="1417"/>
        <w:gridCol w:w="1276"/>
        <w:gridCol w:w="1276"/>
      </w:tblGrid>
      <w:tr w:rsidR="009C6C7B" w:rsidRPr="00C0415F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流量KPI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必选（Y/N</w:t>
            </w:r>
            <w:r>
              <w:rPr>
                <w:rFonts w:ascii="宋体" w:hAnsi="宋体" w:cs="PMingLiU"/>
                <w:b/>
                <w:bCs/>
                <w:color w:val="FFFFFF"/>
              </w:rPr>
              <w:t>）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目标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</w:t>
            </w:r>
            <w:r>
              <w:rPr>
                <w:rFonts w:ascii="宋体" w:hAnsi="宋体" w:cs="PMingLiU" w:hint="eastAsia"/>
                <w:b/>
                <w:bCs/>
                <w:color w:val="FFFFFF"/>
              </w:rPr>
              <w:t>二</w:t>
            </w: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个月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9C6C7B" w:rsidRPr="00C0415F" w:rsidRDefault="009C6C7B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第三个月</w:t>
            </w: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二跳率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Y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80%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574E4B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  <w:lang w:eastAsia="zh-TW"/>
              </w:rPr>
            </w:pPr>
            <w:r w:rsidRPr="00DF21F6">
              <w:rPr>
                <w:rFonts w:ascii="宋体" w:hAnsi="宋体" w:cs="PMingLiU" w:hint="eastAsia"/>
                <w:color w:val="17365D"/>
              </w:rPr>
              <w:t>总点击/总浏览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Y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90%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 总数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Y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5万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E93F70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PV/</w:t>
            </w:r>
            <w:r w:rsidR="009C6C7B" w:rsidRPr="00DF21F6">
              <w:rPr>
                <w:rFonts w:ascii="宋体" w:hAnsi="宋体" w:cs="PMingLiU" w:hint="eastAsia"/>
                <w:color w:val="000000"/>
              </w:rPr>
              <w:t>首页</w:t>
            </w:r>
            <w:r w:rsidRPr="00DF21F6">
              <w:rPr>
                <w:rFonts w:ascii="宋体" w:hAnsi="宋体" w:cs="PMingLiU" w:hint="eastAsia"/>
                <w:color w:val="000000"/>
              </w:rPr>
              <w:t>PV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N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2%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E93F70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PV/全站PV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N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1%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DF21F6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E93F70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PV/单品页PV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N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</w:rPr>
            </w:pPr>
            <w:r w:rsidRPr="00DF21F6">
              <w:rPr>
                <w:rFonts w:ascii="宋体" w:hAnsi="宋体" w:cs="PMingLiU" w:hint="eastAsia"/>
                <w:color w:val="000000"/>
              </w:rPr>
              <w:t>10%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DF21F6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color w:val="000000"/>
                <w:lang w:eastAsia="zh-TW"/>
              </w:rPr>
            </w:pPr>
          </w:p>
        </w:tc>
      </w:tr>
      <w:tr w:rsidR="009C6C7B" w:rsidRPr="00723D70" w:rsidTr="00E93F70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Default="009C6C7B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000000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C6C7B" w:rsidRPr="00723D70" w:rsidRDefault="009C6C7B" w:rsidP="009C6C7B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C021D6" w:rsidRDefault="00E93F70" w:rsidP="00C021D6">
      <w:r>
        <w:rPr>
          <w:rFonts w:hint="eastAsia"/>
        </w:rPr>
        <w:tab/>
      </w:r>
    </w:p>
    <w:p w:rsidR="00C46C7A" w:rsidRPr="00C46C7A" w:rsidRDefault="00C46C7A" w:rsidP="00C021D6">
      <w:pPr>
        <w:rPr>
          <w:b/>
        </w:rPr>
      </w:pPr>
      <w:r>
        <w:rPr>
          <w:rFonts w:hint="eastAsia"/>
        </w:rPr>
        <w:tab/>
      </w:r>
      <w:r w:rsidR="00B76EBF">
        <w:rPr>
          <w:rFonts w:hint="eastAsia"/>
          <w:b/>
        </w:rPr>
        <w:t>单品页</w:t>
      </w:r>
      <w:r w:rsidRPr="00C46C7A">
        <w:rPr>
          <w:rFonts w:hint="eastAsia"/>
          <w:b/>
        </w:rPr>
        <w:t>CTR</w:t>
      </w:r>
    </w:p>
    <w:p w:rsidR="00C46C7A" w:rsidRDefault="00C46C7A" w:rsidP="00C46C7A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如果这页面上有单品页的入口，请把单品页的</w:t>
      </w:r>
      <w:r>
        <w:rPr>
          <w:rFonts w:hint="eastAsia"/>
        </w:rPr>
        <w:t>CTR</w:t>
      </w:r>
      <w:r>
        <w:rPr>
          <w:rFonts w:hint="eastAsia"/>
        </w:rPr>
        <w:t>放上去（单品页点击</w:t>
      </w:r>
      <w:r>
        <w:rPr>
          <w:rFonts w:hint="eastAsia"/>
        </w:rPr>
        <w:t>/</w:t>
      </w:r>
      <w:r>
        <w:rPr>
          <w:rFonts w:hint="eastAsia"/>
        </w:rPr>
        <w:t>这也的点击）</w:t>
      </w:r>
    </w:p>
    <w:p w:rsidR="007B3A7C" w:rsidRDefault="007B3A7C" w:rsidP="007B3A7C">
      <w:pPr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譬如</w:t>
      </w:r>
      <w:r w:rsidR="00DF21F6" w:rsidRPr="00DF21F6">
        <w:rPr>
          <w:rFonts w:hint="eastAsia"/>
        </w:rPr>
        <w:t>产品</w:t>
      </w:r>
      <w:r>
        <w:rPr>
          <w:rFonts w:hint="eastAsia"/>
        </w:rPr>
        <w:t>列表，促销，专题，首页，单品页</w:t>
      </w:r>
    </w:p>
    <w:p w:rsidR="007B3A7C" w:rsidRPr="007B3A7C" w:rsidRDefault="007B3A7C" w:rsidP="007B3A7C">
      <w:pPr>
        <w:ind w:firstLine="420"/>
      </w:pPr>
    </w:p>
    <w:tbl>
      <w:tblPr>
        <w:tblW w:w="8233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1417"/>
        <w:gridCol w:w="1276"/>
        <w:gridCol w:w="1417"/>
        <w:gridCol w:w="1276"/>
        <w:gridCol w:w="1276"/>
      </w:tblGrid>
      <w:tr w:rsidR="00D3353F" w:rsidRPr="00C0415F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到单品页的页面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CTR目标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</w:t>
            </w:r>
            <w:r>
              <w:rPr>
                <w:rFonts w:ascii="宋体" w:hAnsi="宋体" w:cs="PMingLiU" w:hint="eastAsia"/>
                <w:b/>
                <w:bCs/>
                <w:color w:val="FFFFFF"/>
              </w:rPr>
              <w:t>二</w:t>
            </w: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个月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第三个月</w:t>
            </w: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F21F6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 w:rsidRPr="00DF21F6">
              <w:rPr>
                <w:rFonts w:ascii="PMingLiU" w:cs="PMingLiU" w:hint="eastAsia"/>
                <w:color w:val="000000"/>
              </w:rPr>
              <w:t>产品</w:t>
            </w:r>
            <w:r w:rsidR="00D3353F">
              <w:rPr>
                <w:rFonts w:ascii="PMingLiU" w:cs="PMingLiU" w:hint="eastAsia"/>
                <w:color w:val="000000"/>
              </w:rPr>
              <w:t>列表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首页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促销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lastRenderedPageBreak/>
              <w:t>专题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  <w:tr w:rsidR="00D3353F" w:rsidRPr="00723D70" w:rsidTr="00D3353F">
        <w:trPr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Default="00D3353F" w:rsidP="00280E37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广告系统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280E37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C46C7A" w:rsidRDefault="00C46C7A" w:rsidP="00C46C7A">
      <w:pPr>
        <w:ind w:firstLine="420"/>
      </w:pPr>
    </w:p>
    <w:p w:rsidR="00C46C7A" w:rsidRPr="00C46C7A" w:rsidRDefault="00C46C7A" w:rsidP="00C46C7A">
      <w:pPr>
        <w:ind w:firstLine="420"/>
      </w:pPr>
    </w:p>
    <w:p w:rsidR="00E93F70" w:rsidRDefault="00E93F70" w:rsidP="00C021D6">
      <w:pPr>
        <w:rPr>
          <w:b/>
        </w:rPr>
      </w:pPr>
      <w:r>
        <w:rPr>
          <w:rFonts w:hint="eastAsia"/>
        </w:rPr>
        <w:tab/>
      </w:r>
      <w:r w:rsidR="00DF21F6" w:rsidRPr="00DF21F6">
        <w:rPr>
          <w:rFonts w:hint="eastAsia"/>
          <w:b/>
        </w:rPr>
        <w:t>投资</w:t>
      </w:r>
      <w:r w:rsidRPr="00E93F70">
        <w:rPr>
          <w:rFonts w:hint="eastAsia"/>
          <w:b/>
        </w:rPr>
        <w:t>KPI</w:t>
      </w:r>
    </w:p>
    <w:p w:rsidR="00E93F70" w:rsidRDefault="00E93F70" w:rsidP="00C021D6">
      <w:pPr>
        <w:rPr>
          <w:b/>
        </w:rPr>
      </w:pPr>
      <w:r>
        <w:rPr>
          <w:rFonts w:hint="eastAsia"/>
          <w:b/>
        </w:rPr>
        <w:tab/>
        <w:t xml:space="preserve"># </w:t>
      </w:r>
      <w:r>
        <w:rPr>
          <w:rFonts w:hint="eastAsia"/>
          <w:b/>
        </w:rPr>
        <w:t>如果这页面上有‘</w:t>
      </w:r>
      <w:r w:rsidR="00DF21F6" w:rsidRPr="00DF21F6">
        <w:rPr>
          <w:rFonts w:hint="eastAsia"/>
          <w:b/>
        </w:rPr>
        <w:t>投资</w:t>
      </w:r>
      <w:r>
        <w:rPr>
          <w:rFonts w:hint="eastAsia"/>
          <w:b/>
        </w:rPr>
        <w:t>’的操作</w:t>
      </w:r>
      <w:r w:rsidR="00E62F73">
        <w:rPr>
          <w:rFonts w:hint="eastAsia"/>
          <w:b/>
        </w:rPr>
        <w:t xml:space="preserve"> (</w:t>
      </w:r>
      <w:r w:rsidR="00DF21F6" w:rsidRPr="00DF21F6">
        <w:rPr>
          <w:rFonts w:hint="eastAsia"/>
          <w:b/>
        </w:rPr>
        <w:t>投资</w:t>
      </w:r>
      <w:r w:rsidR="00E62F73">
        <w:rPr>
          <w:rFonts w:hint="eastAsia"/>
          <w:b/>
        </w:rPr>
        <w:t>点击率</w:t>
      </w:r>
      <w:r w:rsidR="00E62F73">
        <w:rPr>
          <w:rFonts w:hint="eastAsia"/>
          <w:b/>
        </w:rPr>
        <w:t>)</w:t>
      </w:r>
    </w:p>
    <w:p w:rsidR="00E93F70" w:rsidRPr="00E93F70" w:rsidRDefault="00E93F70" w:rsidP="00C021D6">
      <w:pPr>
        <w:rPr>
          <w:b/>
        </w:rPr>
      </w:pPr>
      <w:r>
        <w:rPr>
          <w:rFonts w:hint="eastAsia"/>
          <w:b/>
        </w:rPr>
        <w:tab/>
      </w:r>
    </w:p>
    <w:tbl>
      <w:tblPr>
        <w:tblW w:w="8375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71"/>
        <w:gridCol w:w="142"/>
        <w:gridCol w:w="1275"/>
        <w:gridCol w:w="142"/>
        <w:gridCol w:w="1134"/>
        <w:gridCol w:w="142"/>
        <w:gridCol w:w="1275"/>
        <w:gridCol w:w="142"/>
        <w:gridCol w:w="1134"/>
        <w:gridCol w:w="142"/>
        <w:gridCol w:w="1134"/>
        <w:gridCol w:w="142"/>
      </w:tblGrid>
      <w:tr w:rsidR="00D3353F" w:rsidRPr="00C0415F" w:rsidTr="00D3353F">
        <w:trPr>
          <w:gridAfter w:val="1"/>
          <w:wAfter w:w="142" w:type="dxa"/>
          <w:trHeight w:val="312"/>
        </w:trPr>
        <w:tc>
          <w:tcPr>
            <w:tcW w:w="15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F21F6" w:rsidP="001422E9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 w:rsidRPr="00DF21F6">
              <w:rPr>
                <w:rFonts w:ascii="宋体" w:hAnsi="宋体" w:cs="PMingLiU" w:hint="eastAsia"/>
                <w:b/>
                <w:bCs/>
                <w:color w:val="FFFFFF"/>
              </w:rPr>
              <w:t>投资</w:t>
            </w:r>
            <w:r w:rsidR="00D3353F">
              <w:rPr>
                <w:rFonts w:ascii="宋体" w:hAnsi="宋体" w:cs="PMingLiU" w:hint="eastAsia"/>
                <w:color w:val="FFFFFF"/>
              </w:rPr>
              <w:t>点击率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目标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</w:t>
            </w:r>
            <w:r>
              <w:rPr>
                <w:rFonts w:ascii="宋体" w:hAnsi="宋体" w:cs="PMingLiU" w:hint="eastAsia"/>
                <w:b/>
                <w:bCs/>
                <w:color w:val="FFFFFF"/>
              </w:rPr>
              <w:t>二</w:t>
            </w: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个月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D3353F" w:rsidRPr="00C0415F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第三个月</w:t>
            </w:r>
          </w:p>
        </w:tc>
      </w:tr>
      <w:tr w:rsidR="00D3353F" w:rsidRPr="00723D70" w:rsidTr="00D3353F">
        <w:trPr>
          <w:trHeight w:val="312"/>
        </w:trPr>
        <w:tc>
          <w:tcPr>
            <w:tcW w:w="17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C021D6" w:rsidRDefault="00D3353F" w:rsidP="001422E9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&lt;</w:t>
            </w:r>
            <w:r>
              <w:rPr>
                <w:rFonts w:ascii="PMingLiU" w:cs="PMingLiU" w:hint="eastAsia"/>
                <w:color w:val="000000"/>
              </w:rPr>
              <w:t>页面</w:t>
            </w:r>
            <w:r>
              <w:rPr>
                <w:rFonts w:ascii="PMingLiU" w:cs="PMingLiU" w:hint="eastAsia"/>
                <w:color w:val="000000"/>
              </w:rPr>
              <w:t>&gt;</w:t>
            </w: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41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3353F" w:rsidRPr="00723D70" w:rsidRDefault="00D3353F" w:rsidP="001422E9">
            <w:pPr>
              <w:autoSpaceDE w:val="0"/>
              <w:autoSpaceDN w:val="0"/>
              <w:adjustRightInd w:val="0"/>
              <w:jc w:val="center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E93F70" w:rsidRPr="00E93F70" w:rsidRDefault="00E93F70" w:rsidP="00C021D6">
      <w:pPr>
        <w:rPr>
          <w:b/>
        </w:rPr>
      </w:pPr>
    </w:p>
    <w:p w:rsidR="00E62F73" w:rsidRPr="00E93F70" w:rsidRDefault="00E62F73" w:rsidP="00C021D6">
      <w:r>
        <w:rPr>
          <w:rFonts w:hint="eastAsia"/>
        </w:rPr>
        <w:t xml:space="preserve"> </w:t>
      </w:r>
    </w:p>
    <w:p w:rsidR="00D3353F" w:rsidRDefault="00D3353F" w:rsidP="00F317E5">
      <w:pPr>
        <w:ind w:left="420" w:firstLine="420"/>
      </w:pPr>
    </w:p>
    <w:p w:rsidR="00925BED" w:rsidRPr="00F97F0F" w:rsidRDefault="00893F03" w:rsidP="005C6D73">
      <w:pPr>
        <w:ind w:left="420"/>
        <w:rPr>
          <w:b/>
          <w:color w:val="000000"/>
        </w:rPr>
      </w:pPr>
      <w:r w:rsidRPr="00F97F0F">
        <w:rPr>
          <w:rFonts w:hint="eastAsia"/>
          <w:b/>
          <w:color w:val="000000"/>
        </w:rPr>
        <w:t>多步奏的流程</w:t>
      </w:r>
      <w:r w:rsidR="00F97F0F" w:rsidRPr="00F97F0F">
        <w:rPr>
          <w:rFonts w:hint="eastAsia"/>
          <w:b/>
          <w:color w:val="000000"/>
        </w:rPr>
        <w:t>的完成率（目标是</w:t>
      </w:r>
      <w:r w:rsidR="00F97F0F" w:rsidRPr="00F97F0F">
        <w:rPr>
          <w:rFonts w:hint="eastAsia"/>
          <w:b/>
          <w:color w:val="000000"/>
        </w:rPr>
        <w:t>&gt;70%</w:t>
      </w:r>
      <w:r w:rsidR="00F97F0F" w:rsidRPr="00F97F0F">
        <w:rPr>
          <w:rFonts w:hint="eastAsia"/>
          <w:b/>
          <w:color w:val="000000"/>
        </w:rPr>
        <w:t>）</w:t>
      </w:r>
    </w:p>
    <w:p w:rsidR="00F97F0F" w:rsidRDefault="00F97F0F" w:rsidP="00F97F0F">
      <w:pPr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  <w:t xml:space="preserve"># </w:t>
      </w:r>
      <w:r>
        <w:rPr>
          <w:rFonts w:hint="eastAsia"/>
          <w:color w:val="FF0000"/>
        </w:rPr>
        <w:t>注册，</w:t>
      </w:r>
      <w:r w:rsidR="00C42B2C" w:rsidRPr="00C42B2C">
        <w:rPr>
          <w:rFonts w:hint="eastAsia"/>
          <w:color w:val="FF0000"/>
        </w:rPr>
        <w:t>投资</w:t>
      </w:r>
    </w:p>
    <w:p w:rsidR="00284C04" w:rsidRPr="00C021D6" w:rsidRDefault="00F317E5" w:rsidP="00F317E5">
      <w:pPr>
        <w:ind w:left="420" w:firstLine="420"/>
        <w:rPr>
          <w:color w:val="FF0000"/>
        </w:rPr>
      </w:pPr>
      <w:r w:rsidRPr="00C021D6">
        <w:rPr>
          <w:rFonts w:hint="eastAsia"/>
          <w:color w:val="FF0000"/>
        </w:rPr>
        <w:t>-</w:t>
      </w:r>
      <w:r w:rsidR="00893F03" w:rsidRPr="00C021D6">
        <w:rPr>
          <w:rFonts w:hint="eastAsia"/>
          <w:color w:val="FF0000"/>
        </w:rPr>
        <w:t>流程的完成率</w:t>
      </w:r>
      <w:r w:rsidRPr="00C021D6">
        <w:rPr>
          <w:rFonts w:hint="eastAsia"/>
          <w:color w:val="FF0000"/>
        </w:rPr>
        <w:t xml:space="preserve"> </w:t>
      </w:r>
      <w:r w:rsidRPr="00C021D6">
        <w:rPr>
          <w:rFonts w:hint="eastAsia"/>
          <w:color w:val="FF0000"/>
        </w:rPr>
        <w:t>（目标是</w:t>
      </w:r>
      <w:r w:rsidR="00C53112">
        <w:rPr>
          <w:rFonts w:hint="eastAsia"/>
          <w:color w:val="FF0000"/>
        </w:rPr>
        <w:t>&gt;7</w:t>
      </w:r>
      <w:r w:rsidRPr="00C021D6">
        <w:rPr>
          <w:rFonts w:hint="eastAsia"/>
          <w:color w:val="FF0000"/>
        </w:rPr>
        <w:t>0%</w:t>
      </w:r>
      <w:r w:rsidRPr="00C021D6">
        <w:rPr>
          <w:rFonts w:hint="eastAsia"/>
          <w:color w:val="FF0000"/>
        </w:rPr>
        <w:t>）</w:t>
      </w:r>
    </w:p>
    <w:tbl>
      <w:tblPr>
        <w:tblW w:w="8092" w:type="dxa"/>
        <w:tblInd w:w="725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10"/>
        <w:gridCol w:w="1082"/>
        <w:gridCol w:w="1134"/>
        <w:gridCol w:w="1134"/>
        <w:gridCol w:w="1134"/>
        <w:gridCol w:w="1276"/>
        <w:gridCol w:w="1222"/>
      </w:tblGrid>
      <w:tr w:rsidR="00F97F0F" w:rsidRPr="00C0415F" w:rsidTr="00297704">
        <w:trPr>
          <w:trHeight w:val="312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297704">
            <w:pPr>
              <w:autoSpaceDE w:val="0"/>
              <w:autoSpaceDN w:val="0"/>
              <w:adjustRightInd w:val="0"/>
              <w:rPr>
                <w:rFonts w:ascii="宋体" w:hAnsi="宋体" w:cs="PMingLiU"/>
                <w:color w:val="FFFFFF"/>
              </w:rPr>
            </w:pPr>
            <w:r>
              <w:rPr>
                <w:rFonts w:ascii="宋体" w:hAnsi="宋体" w:cs="PMingLiU" w:hint="eastAsia"/>
                <w:color w:val="FFFFFF"/>
              </w:rPr>
              <w:t>流程完成率KPI</w:t>
            </w:r>
          </w:p>
        </w:tc>
        <w:tc>
          <w:tcPr>
            <w:tcW w:w="1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297704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</w:rPr>
            </w:pPr>
            <w:r>
              <w:rPr>
                <w:rFonts w:ascii="宋体" w:hAnsi="宋体" w:cs="PMingLiU" w:hint="eastAsia"/>
                <w:b/>
                <w:bCs/>
                <w:color w:val="FFFFFF"/>
              </w:rPr>
              <w:t>历史数据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上线初期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第二个月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第三个月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第四个月</w:t>
            </w:r>
          </w:p>
        </w:tc>
        <w:tc>
          <w:tcPr>
            <w:tcW w:w="1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</w:tcPr>
          <w:p w:rsidR="00F97F0F" w:rsidRPr="00C0415F" w:rsidRDefault="00F97F0F" w:rsidP="001422E9">
            <w:pPr>
              <w:autoSpaceDE w:val="0"/>
              <w:autoSpaceDN w:val="0"/>
              <w:adjustRightInd w:val="0"/>
              <w:jc w:val="center"/>
              <w:rPr>
                <w:rFonts w:ascii="宋体" w:hAnsi="宋体" w:cs="PMingLiU"/>
                <w:b/>
                <w:bCs/>
                <w:color w:val="FFFFFF"/>
                <w:lang w:eastAsia="zh-TW"/>
              </w:rPr>
            </w:pPr>
            <w:r w:rsidRPr="00C0415F">
              <w:rPr>
                <w:rFonts w:ascii="宋体" w:hAnsi="宋体" w:cs="PMingLiU" w:hint="eastAsia"/>
                <w:b/>
                <w:bCs/>
                <w:color w:val="FFFFFF"/>
                <w:lang w:eastAsia="zh-TW"/>
              </w:rPr>
              <w:t>第五个月</w:t>
            </w:r>
          </w:p>
        </w:tc>
      </w:tr>
      <w:tr w:rsidR="00C021D6" w:rsidRPr="00723D70" w:rsidTr="00297704">
        <w:trPr>
          <w:trHeight w:val="312"/>
        </w:trPr>
        <w:tc>
          <w:tcPr>
            <w:tcW w:w="11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C021D6" w:rsidRDefault="00C021D6" w:rsidP="00297704">
            <w:pPr>
              <w:autoSpaceDE w:val="0"/>
              <w:autoSpaceDN w:val="0"/>
              <w:adjustRightInd w:val="0"/>
              <w:rPr>
                <w:rFonts w:ascii="PMingLiU" w:cs="PMingLiU"/>
                <w:color w:val="000000"/>
              </w:rPr>
            </w:pPr>
            <w:r>
              <w:rPr>
                <w:rFonts w:ascii="PMingLiU" w:cs="PMingLiU" w:hint="eastAsia"/>
                <w:color w:val="000000"/>
              </w:rPr>
              <w:t>流程完成率</w:t>
            </w:r>
          </w:p>
        </w:tc>
        <w:tc>
          <w:tcPr>
            <w:tcW w:w="10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  <w:tc>
          <w:tcPr>
            <w:tcW w:w="1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21D6" w:rsidRPr="00723D70" w:rsidRDefault="00C021D6" w:rsidP="00297704">
            <w:pPr>
              <w:autoSpaceDE w:val="0"/>
              <w:autoSpaceDN w:val="0"/>
              <w:adjustRightInd w:val="0"/>
              <w:jc w:val="right"/>
              <w:rPr>
                <w:rFonts w:ascii="PMingLiU" w:cs="PMingLiU"/>
                <w:color w:val="000000"/>
                <w:lang w:eastAsia="zh-TW"/>
              </w:rPr>
            </w:pPr>
          </w:p>
        </w:tc>
      </w:tr>
    </w:tbl>
    <w:p w:rsidR="00696A88" w:rsidRPr="00C42B2C" w:rsidRDefault="00696A88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0" w:name="_Toc399258271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可能遇到的问题</w:t>
      </w:r>
      <w:bookmarkEnd w:id="10"/>
    </w:p>
    <w:p w:rsidR="00284C04" w:rsidRPr="00C021D6" w:rsidRDefault="00284C04" w:rsidP="00C021D6"/>
    <w:p w:rsidR="003B1F85" w:rsidRPr="00C42B2C" w:rsidRDefault="00FA095A" w:rsidP="001C22D0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1" w:name="_Toc399258272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竞争者</w:t>
      </w:r>
      <w:r w:rsidR="00EC0008" w:rsidRPr="00C42B2C">
        <w:rPr>
          <w:rFonts w:ascii="微软雅黑" w:eastAsia="微软雅黑" w:hAnsi="微软雅黑" w:hint="eastAsia"/>
          <w:b w:val="0"/>
          <w:szCs w:val="21"/>
          <w:lang w:eastAsia="zh-TW"/>
        </w:rPr>
        <w:t>现状</w:t>
      </w:r>
      <w:bookmarkEnd w:id="11"/>
    </w:p>
    <w:p w:rsidR="00F97F0F" w:rsidRPr="00F97F0F" w:rsidRDefault="00495DBB" w:rsidP="00C42B2C">
      <w:pPr>
        <w:ind w:left="420"/>
      </w:pPr>
      <w:r>
        <w:rPr>
          <w:rFonts w:ascii="宋体" w:hAnsi="宋体" w:hint="eastAsia"/>
        </w:rPr>
        <w:t>见BRD</w:t>
      </w:r>
    </w:p>
    <w:p w:rsidR="003B1F85" w:rsidRPr="003B1F85" w:rsidRDefault="003B1F85" w:rsidP="00F97F0F">
      <w:r>
        <w:rPr>
          <w:rFonts w:hint="eastAsia"/>
        </w:rPr>
        <w:tab/>
      </w:r>
    </w:p>
    <w:p w:rsidR="00EC0008" w:rsidRPr="00C42B2C" w:rsidRDefault="00EC0008" w:rsidP="001C22D0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2" w:name="_Toc399258273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目标顾客</w:t>
      </w:r>
      <w:bookmarkEnd w:id="12"/>
    </w:p>
    <w:p w:rsidR="00EC0008" w:rsidRPr="00C42B2C" w:rsidRDefault="006D168F" w:rsidP="00EC0008">
      <w:pPr>
        <w:ind w:left="420"/>
        <w:rPr>
          <w:rFonts w:ascii="宋体" w:hAnsi="宋体"/>
        </w:rPr>
      </w:pPr>
      <w:r w:rsidRPr="00DC0AD1">
        <w:rPr>
          <w:rFonts w:hint="eastAsia"/>
        </w:rPr>
        <w:t>“</w:t>
      </w:r>
      <w:r w:rsidR="00A352E7">
        <w:rPr>
          <w:rFonts w:hint="eastAsia"/>
        </w:rPr>
        <w:t>零活宝</w:t>
      </w:r>
      <w:r w:rsidRPr="00DC0AD1">
        <w:rPr>
          <w:rFonts w:hint="eastAsia"/>
        </w:rPr>
        <w:t>”在陆金所的目标用户为陆金所的潜在个人投资者</w:t>
      </w:r>
      <w:r>
        <w:rPr>
          <w:rFonts w:hint="eastAsia"/>
        </w:rPr>
        <w:t>。</w:t>
      </w:r>
    </w:p>
    <w:p w:rsidR="00957356" w:rsidRPr="00C42B2C" w:rsidRDefault="00957356" w:rsidP="001C22D0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3" w:name="_Toc399258274"/>
      <w:r w:rsidRPr="00C42B2C">
        <w:rPr>
          <w:rFonts w:ascii="微软雅黑" w:eastAsia="微软雅黑" w:hAnsi="微软雅黑" w:hint="eastAsia"/>
          <w:b w:val="0"/>
          <w:szCs w:val="21"/>
          <w:lang w:eastAsia="zh-TW"/>
        </w:rPr>
        <w:t>功能/内容需求</w:t>
      </w:r>
      <w:bookmarkEnd w:id="13"/>
    </w:p>
    <w:p w:rsidR="002D66DA" w:rsidRPr="00C42B2C" w:rsidRDefault="002D66DA" w:rsidP="002D66DA">
      <w:pPr>
        <w:ind w:left="420"/>
        <w:rPr>
          <w:rFonts w:ascii="宋体" w:hAnsi="宋体"/>
        </w:rPr>
      </w:pPr>
      <w:r w:rsidRPr="00C42B2C">
        <w:rPr>
          <w:rFonts w:ascii="宋体" w:hAnsi="宋体" w:hint="eastAsia"/>
        </w:rPr>
        <w:t>請列出本产品的功能与每项功能的说明</w:t>
      </w:r>
      <w:r w:rsidR="00493886" w:rsidRPr="00C42B2C">
        <w:rPr>
          <w:rFonts w:ascii="宋体" w:hAnsi="宋体" w:hint="eastAsia"/>
        </w:rPr>
        <w:t>, 页面包括网页, 直邮, 短信沟通</w:t>
      </w:r>
      <w:r w:rsidR="007B0809" w:rsidRPr="00C42B2C">
        <w:rPr>
          <w:rFonts w:ascii="宋体" w:hAnsi="宋体" w:hint="eastAsia"/>
        </w:rPr>
        <w:t>, 无线(手机)</w:t>
      </w:r>
    </w:p>
    <w:p w:rsidR="007C10EB" w:rsidRPr="007F1436" w:rsidRDefault="007C10EB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4" w:name="_Toc399258275"/>
      <w:r w:rsidRPr="007F1436">
        <w:rPr>
          <w:rFonts w:ascii="微软雅黑" w:eastAsia="微软雅黑" w:hAnsi="微软雅黑" w:hint="eastAsia"/>
          <w:b w:val="0"/>
          <w:szCs w:val="21"/>
          <w:lang w:eastAsia="zh-TW"/>
        </w:rPr>
        <w:t>Function List</w:t>
      </w:r>
      <w:bookmarkEnd w:id="14"/>
    </w:p>
    <w:p w:rsidR="007C10EB" w:rsidRPr="0034635C" w:rsidRDefault="007C10EB" w:rsidP="00902955">
      <w:pPr>
        <w:ind w:left="420"/>
        <w:rPr>
          <w:rFonts w:eastAsia="PMingLiU"/>
        </w:rPr>
      </w:pPr>
    </w:p>
    <w:p w:rsidR="007C10EB" w:rsidRPr="00CF25C9" w:rsidRDefault="007C10EB" w:rsidP="00F06B20">
      <w:pPr>
        <w:ind w:firstLineChars="100" w:firstLine="211"/>
        <w:rPr>
          <w:rFonts w:cs="Arial"/>
          <w:b/>
          <w:lang w:eastAsia="zh-TW"/>
        </w:rPr>
      </w:pPr>
      <w:r w:rsidRPr="00CF25C9">
        <w:rPr>
          <w:rFonts w:cs="Arial" w:hint="eastAsia"/>
          <w:b/>
          <w:lang w:eastAsia="zh-TW"/>
        </w:rPr>
        <w:t>總表</w:t>
      </w:r>
    </w:p>
    <w:tbl>
      <w:tblPr>
        <w:tblW w:w="882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7C10EB" w:rsidRPr="007F1436">
        <w:tc>
          <w:tcPr>
            <w:tcW w:w="900" w:type="dxa"/>
            <w:shd w:val="clear" w:color="auto" w:fill="000000"/>
            <w:vAlign w:val="center"/>
          </w:tcPr>
          <w:p w:rsidR="007C10EB" w:rsidRPr="007F1436" w:rsidRDefault="007C10EB" w:rsidP="003D634D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lastRenderedPageBreak/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7C10EB" w:rsidRPr="007F1436" w:rsidRDefault="005073D5" w:rsidP="003D634D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功能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7C10EB" w:rsidRPr="007F1436" w:rsidRDefault="007C10EB" w:rsidP="003D634D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7C10EB" w:rsidRPr="007F1436" w:rsidRDefault="007C10EB" w:rsidP="003D634D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013DC5" w:rsidRPr="007F1436" w:rsidTr="00C632AA">
        <w:tc>
          <w:tcPr>
            <w:tcW w:w="900" w:type="dxa"/>
          </w:tcPr>
          <w:p w:rsidR="00013DC5" w:rsidRPr="007F1436" w:rsidRDefault="00013DC5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</w:t>
            </w:r>
          </w:p>
        </w:tc>
        <w:tc>
          <w:tcPr>
            <w:tcW w:w="2238" w:type="dxa"/>
          </w:tcPr>
          <w:p w:rsidR="00013DC5" w:rsidRDefault="00013DC5" w:rsidP="00C632AA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产品管理</w:t>
            </w:r>
          </w:p>
        </w:tc>
        <w:tc>
          <w:tcPr>
            <w:tcW w:w="4782" w:type="dxa"/>
          </w:tcPr>
          <w:p w:rsidR="00013DC5" w:rsidRDefault="00013DC5" w:rsidP="00C632AA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、产品录入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、产品上下架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、产品管理</w:t>
            </w:r>
          </w:p>
          <w:p w:rsidR="00DC2C10" w:rsidRDefault="00DC2C10" w:rsidP="00C632AA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、交易日管理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13DC5" w:rsidRPr="007F1436">
        <w:tc>
          <w:tcPr>
            <w:tcW w:w="900" w:type="dxa"/>
          </w:tcPr>
          <w:p w:rsidR="00013DC5" w:rsidRPr="007F1436" w:rsidRDefault="00013DC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产品展示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、首页增加产品类型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、列表页展示产品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、单品页展示产品信息、净值、信息批量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13DC5" w:rsidRPr="007F1436">
        <w:tc>
          <w:tcPr>
            <w:tcW w:w="900" w:type="dxa"/>
          </w:tcPr>
          <w:p w:rsidR="00013DC5" w:rsidRPr="007F1436" w:rsidRDefault="00013DC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投资流程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、信息确认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、合同确认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、支付</w:t>
            </w:r>
            <w:r w:rsidR="00DB6465">
              <w:rPr>
                <w:rFonts w:hint="eastAsia"/>
                <w:color w:val="000000"/>
                <w:sz w:val="22"/>
                <w:szCs w:val="22"/>
              </w:rPr>
              <w:t>密码</w:t>
            </w:r>
            <w:r>
              <w:rPr>
                <w:rFonts w:hint="eastAsia"/>
                <w:color w:val="000000"/>
                <w:sz w:val="22"/>
                <w:szCs w:val="22"/>
              </w:rPr>
              <w:t>确认</w:t>
            </w:r>
          </w:p>
          <w:p w:rsidR="00DB6465" w:rsidRDefault="00DB646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、信息提示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013DC5" w:rsidRPr="007F1436">
        <w:tc>
          <w:tcPr>
            <w:tcW w:w="900" w:type="dxa"/>
          </w:tcPr>
          <w:p w:rsidR="00013DC5" w:rsidRPr="007F1436" w:rsidRDefault="00013DC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我的帐户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、帐户首页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、投资统计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、投资项目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、项目详情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5</w:t>
            </w:r>
            <w:r>
              <w:rPr>
                <w:rFonts w:hint="eastAsia"/>
                <w:color w:val="000000"/>
                <w:sz w:val="22"/>
                <w:szCs w:val="22"/>
              </w:rPr>
              <w:t>、收款明细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6</w:t>
            </w:r>
            <w:r>
              <w:rPr>
                <w:rFonts w:hint="eastAsia"/>
                <w:color w:val="000000"/>
                <w:sz w:val="22"/>
                <w:szCs w:val="22"/>
              </w:rPr>
              <w:t>、资金明细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DB6465" w:rsidRPr="007F1436">
        <w:tc>
          <w:tcPr>
            <w:tcW w:w="900" w:type="dxa"/>
          </w:tcPr>
          <w:p w:rsidR="00DB6465" w:rsidRDefault="00DB646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</w:p>
        </w:tc>
        <w:tc>
          <w:tcPr>
            <w:tcW w:w="2238" w:type="dxa"/>
          </w:tcPr>
          <w:p w:rsidR="00DB6465" w:rsidRDefault="002913FF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提取</w:t>
            </w:r>
            <w:r w:rsidR="00DB6465">
              <w:rPr>
                <w:rFonts w:hint="eastAsia"/>
                <w:color w:val="000000"/>
                <w:sz w:val="22"/>
                <w:szCs w:val="22"/>
              </w:rPr>
              <w:t>流程</w:t>
            </w:r>
          </w:p>
        </w:tc>
        <w:tc>
          <w:tcPr>
            <w:tcW w:w="4782" w:type="dxa"/>
          </w:tcPr>
          <w:p w:rsidR="00DB6465" w:rsidRDefault="00DB646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2913FF">
              <w:rPr>
                <w:rFonts w:hint="eastAsia"/>
                <w:color w:val="000000"/>
                <w:sz w:val="22"/>
                <w:szCs w:val="22"/>
              </w:rPr>
              <w:t>提取</w:t>
            </w:r>
            <w:r>
              <w:rPr>
                <w:rFonts w:hint="eastAsia"/>
                <w:color w:val="000000"/>
                <w:sz w:val="22"/>
                <w:szCs w:val="22"/>
              </w:rPr>
              <w:t>信息</w:t>
            </w:r>
          </w:p>
          <w:p w:rsidR="00DB6465" w:rsidRPr="007B63AB" w:rsidRDefault="00DB6465">
            <w:pPr>
              <w:rPr>
                <w:strike/>
                <w:color w:val="000000"/>
                <w:sz w:val="22"/>
                <w:szCs w:val="22"/>
              </w:rPr>
            </w:pPr>
            <w:r w:rsidRPr="007B63AB">
              <w:rPr>
                <w:rFonts w:hint="eastAsia"/>
                <w:strike/>
                <w:color w:val="000000"/>
                <w:sz w:val="22"/>
                <w:szCs w:val="22"/>
              </w:rPr>
              <w:t>2</w:t>
            </w:r>
            <w:r w:rsidRPr="007B63AB">
              <w:rPr>
                <w:rFonts w:hint="eastAsia"/>
                <w:strike/>
                <w:color w:val="000000"/>
                <w:sz w:val="22"/>
                <w:szCs w:val="22"/>
              </w:rPr>
              <w:t>、支付密码确认</w:t>
            </w:r>
          </w:p>
          <w:p w:rsidR="00DB6465" w:rsidRDefault="00DB646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、信息提示</w:t>
            </w:r>
          </w:p>
        </w:tc>
        <w:tc>
          <w:tcPr>
            <w:tcW w:w="900" w:type="dxa"/>
            <w:vAlign w:val="center"/>
          </w:tcPr>
          <w:p w:rsidR="00DB6465" w:rsidRDefault="00DB6465" w:rsidP="007B106B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  <w:tr w:rsidR="00013DC5" w:rsidRPr="007F1436">
        <w:tc>
          <w:tcPr>
            <w:tcW w:w="900" w:type="dxa"/>
          </w:tcPr>
          <w:p w:rsidR="00013DC5" w:rsidRPr="007F1436" w:rsidRDefault="00DB6465" w:rsidP="00E04218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</w:p>
        </w:tc>
        <w:tc>
          <w:tcPr>
            <w:tcW w:w="2238" w:type="dxa"/>
          </w:tcPr>
          <w:p w:rsidR="00013DC5" w:rsidRDefault="00013DC5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定时任务</w:t>
            </w:r>
          </w:p>
        </w:tc>
        <w:tc>
          <w:tcPr>
            <w:tcW w:w="4782" w:type="dxa"/>
          </w:tcPr>
          <w:p w:rsidR="00013DC5" w:rsidRDefault="00013DC5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、开户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、认购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385582">
              <w:rPr>
                <w:rFonts w:hint="eastAsia"/>
                <w:color w:val="000000"/>
                <w:sz w:val="22"/>
                <w:szCs w:val="22"/>
              </w:rPr>
              <w:t>投资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F420C3">
              <w:rPr>
                <w:rFonts w:hint="eastAsia"/>
                <w:color w:val="000000"/>
                <w:sz w:val="22"/>
                <w:szCs w:val="22"/>
              </w:rPr>
              <w:t>净值</w:t>
            </w:r>
            <w:r>
              <w:rPr>
                <w:rFonts w:hint="eastAsia"/>
                <w:color w:val="000000"/>
                <w:sz w:val="22"/>
                <w:szCs w:val="22"/>
              </w:rPr>
              <w:t>同步</w:t>
            </w:r>
          </w:p>
          <w:p w:rsidR="00F420C3" w:rsidRDefault="00F420C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  <w:r>
              <w:rPr>
                <w:rFonts w:hint="eastAsia"/>
                <w:color w:val="000000"/>
                <w:sz w:val="22"/>
                <w:szCs w:val="22"/>
              </w:rPr>
              <w:t>、收益同步</w:t>
            </w:r>
          </w:p>
          <w:p w:rsidR="00F83D21" w:rsidRDefault="00F420C3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6</w:t>
            </w:r>
            <w:r w:rsidR="00F83D21">
              <w:rPr>
                <w:rFonts w:hint="eastAsia"/>
                <w:color w:val="000000"/>
                <w:sz w:val="22"/>
                <w:szCs w:val="22"/>
              </w:rPr>
              <w:t>、产品状态变更</w:t>
            </w:r>
          </w:p>
        </w:tc>
        <w:tc>
          <w:tcPr>
            <w:tcW w:w="900" w:type="dxa"/>
            <w:vAlign w:val="center"/>
          </w:tcPr>
          <w:p w:rsidR="00013DC5" w:rsidRPr="007F1436" w:rsidRDefault="00013DC5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7C10EB" w:rsidRDefault="007C10EB" w:rsidP="002D66DA">
      <w:pPr>
        <w:ind w:left="420"/>
        <w:rPr>
          <w:rFonts w:eastAsia="PMingLiU"/>
          <w:lang w:eastAsia="zh-TW"/>
        </w:rPr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5073D5" w:rsidRPr="007F1436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073D5" w:rsidRPr="007F1436" w:rsidRDefault="005073D5" w:rsidP="00E02C50">
            <w:pPr>
              <w:rPr>
                <w:rFonts w:ascii="宋体" w:hAnsi="宋体"/>
              </w:rPr>
            </w:pPr>
            <w:r w:rsidRPr="007F1436">
              <w:rPr>
                <w:rFonts w:ascii="宋体" w:hAnsi="宋体" w:cs="Arial" w:hint="eastAsia"/>
              </w:rPr>
              <w:t>功能说明 &lt;1</w:t>
            </w:r>
            <w:r w:rsidR="00C91C45">
              <w:rPr>
                <w:rFonts w:hint="eastAsia"/>
                <w:color w:val="000000"/>
                <w:sz w:val="22"/>
                <w:szCs w:val="22"/>
              </w:rPr>
              <w:t>产品管理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5073D5" w:rsidRPr="007F1436">
        <w:tc>
          <w:tcPr>
            <w:tcW w:w="900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7F4A06" w:rsidRPr="007F1436" w:rsidTr="00C632AA">
        <w:tc>
          <w:tcPr>
            <w:tcW w:w="900" w:type="dxa"/>
          </w:tcPr>
          <w:p w:rsidR="007F4A06" w:rsidRPr="007F1436" w:rsidRDefault="007F4A06" w:rsidP="007B106B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 w:rsidRPr="007F1436">
              <w:rPr>
                <w:rFonts w:ascii="宋体" w:hAnsi="宋体" w:cs="Arial" w:hint="eastAsia"/>
                <w:iCs/>
                <w:lang w:eastAsia="zh-TW"/>
              </w:rPr>
              <w:t>1.1</w:t>
            </w:r>
          </w:p>
        </w:tc>
        <w:tc>
          <w:tcPr>
            <w:tcW w:w="2238" w:type="dxa"/>
            <w:vAlign w:val="center"/>
          </w:tcPr>
          <w:p w:rsidR="007F4A06" w:rsidRDefault="007F4A0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产品录入</w:t>
            </w:r>
          </w:p>
        </w:tc>
        <w:tc>
          <w:tcPr>
            <w:tcW w:w="4782" w:type="dxa"/>
          </w:tcPr>
          <w:p w:rsid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</w:t>
            </w:r>
            <w:r w:rsidRPr="007F4A06">
              <w:rPr>
                <w:rFonts w:ascii="宋体" w:hAnsi="宋体" w:cs="Arial" w:hint="eastAsia"/>
                <w:iCs/>
              </w:rPr>
              <w:t>.</w:t>
            </w:r>
            <w:r>
              <w:rPr>
                <w:rFonts w:ascii="宋体" w:hAnsi="宋体" w:cs="Arial" w:hint="eastAsia"/>
                <w:iCs/>
              </w:rPr>
              <w:t>产品查询：根据设定条件查询产品</w:t>
            </w:r>
          </w:p>
          <w:p w:rsid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2.产品单笔新增：通过录入相关字段新增产品</w:t>
            </w:r>
          </w:p>
          <w:p w:rsid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3.产品批量新增：提供上传文件方式批量新增</w:t>
            </w:r>
          </w:p>
          <w:p w:rsid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4.合同挂载：对于已存在产品加挂相关合同</w:t>
            </w:r>
          </w:p>
          <w:p w:rsidR="007F4A06" w:rsidRPr="007F4A06" w:rsidRDefault="007F4A06" w:rsidP="007F4A06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5.产品审核：审核通过后产品进入待上架状态</w:t>
            </w:r>
          </w:p>
        </w:tc>
        <w:tc>
          <w:tcPr>
            <w:tcW w:w="900" w:type="dxa"/>
            <w:vAlign w:val="center"/>
          </w:tcPr>
          <w:p w:rsidR="007F4A06" w:rsidRPr="007F1436" w:rsidRDefault="008C1F62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7F4A06" w:rsidRPr="007F1436" w:rsidTr="00C632AA">
        <w:tc>
          <w:tcPr>
            <w:tcW w:w="900" w:type="dxa"/>
          </w:tcPr>
          <w:p w:rsidR="007F4A06" w:rsidRPr="007F1436" w:rsidRDefault="007F4A06" w:rsidP="007B106B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 w:rsidRPr="007F1436">
              <w:rPr>
                <w:rFonts w:ascii="宋体" w:hAnsi="宋体" w:cs="Arial" w:hint="eastAsia"/>
                <w:iCs/>
                <w:lang w:eastAsia="zh-TW"/>
              </w:rPr>
              <w:t>1.2</w:t>
            </w:r>
          </w:p>
        </w:tc>
        <w:tc>
          <w:tcPr>
            <w:tcW w:w="2238" w:type="dxa"/>
            <w:vAlign w:val="center"/>
          </w:tcPr>
          <w:p w:rsidR="007F4A06" w:rsidRDefault="007F4A0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上下架</w:t>
            </w:r>
          </w:p>
        </w:tc>
        <w:tc>
          <w:tcPr>
            <w:tcW w:w="4782" w:type="dxa"/>
          </w:tcPr>
          <w:p w:rsidR="007F4A06" w:rsidRDefault="007F4A06" w:rsidP="0000587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1、设置上架条件</w:t>
            </w:r>
          </w:p>
          <w:p w:rsidR="007F4A06" w:rsidRDefault="007F4A06" w:rsidP="0000587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2、支持强制下架</w:t>
            </w:r>
          </w:p>
          <w:p w:rsidR="007F4A06" w:rsidRPr="007F1436" w:rsidRDefault="007F4A06" w:rsidP="0000587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3、市场活动相关支持</w:t>
            </w:r>
          </w:p>
        </w:tc>
        <w:tc>
          <w:tcPr>
            <w:tcW w:w="900" w:type="dxa"/>
            <w:vAlign w:val="center"/>
          </w:tcPr>
          <w:p w:rsidR="007F4A06" w:rsidRPr="007F1436" w:rsidRDefault="008C1F62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7F4A06" w:rsidRPr="007F1436" w:rsidTr="00C632AA">
        <w:tc>
          <w:tcPr>
            <w:tcW w:w="900" w:type="dxa"/>
          </w:tcPr>
          <w:p w:rsidR="007F4A06" w:rsidRPr="007F1436" w:rsidRDefault="007F4A06" w:rsidP="007B106B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1.3</w:t>
            </w:r>
          </w:p>
        </w:tc>
        <w:tc>
          <w:tcPr>
            <w:tcW w:w="2238" w:type="dxa"/>
            <w:vAlign w:val="center"/>
          </w:tcPr>
          <w:p w:rsidR="007F4A06" w:rsidRDefault="007F4A0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产品状态管理</w:t>
            </w:r>
          </w:p>
        </w:tc>
        <w:tc>
          <w:tcPr>
            <w:tcW w:w="4782" w:type="dxa"/>
          </w:tcPr>
          <w:p w:rsidR="007F4A06" w:rsidRDefault="007F4A06" w:rsidP="001369E4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1、可暂停</w:t>
            </w:r>
            <w:r w:rsidR="00385582">
              <w:rPr>
                <w:rFonts w:ascii="宋体" w:hAnsi="宋体" w:cs="Arial" w:hint="eastAsia"/>
                <w:iCs/>
              </w:rPr>
              <w:t>投资</w:t>
            </w:r>
          </w:p>
        </w:tc>
        <w:tc>
          <w:tcPr>
            <w:tcW w:w="900" w:type="dxa"/>
            <w:vAlign w:val="center"/>
          </w:tcPr>
          <w:p w:rsidR="007F4A06" w:rsidRPr="007F1436" w:rsidRDefault="008C1F62" w:rsidP="007B106B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464492" w:rsidRPr="007F1436" w:rsidTr="00C632AA">
        <w:tc>
          <w:tcPr>
            <w:tcW w:w="900" w:type="dxa"/>
          </w:tcPr>
          <w:p w:rsidR="00464492" w:rsidRDefault="00464492" w:rsidP="007B106B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1.4</w:t>
            </w:r>
          </w:p>
        </w:tc>
        <w:tc>
          <w:tcPr>
            <w:tcW w:w="2238" w:type="dxa"/>
            <w:vAlign w:val="center"/>
          </w:tcPr>
          <w:p w:rsidR="00464492" w:rsidRDefault="00464492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交易日</w:t>
            </w:r>
            <w:r w:rsidR="00DC2C10">
              <w:rPr>
                <w:rFonts w:hint="eastAsia"/>
                <w:color w:val="000000"/>
                <w:sz w:val="22"/>
                <w:szCs w:val="22"/>
              </w:rPr>
              <w:t>管理</w:t>
            </w:r>
          </w:p>
        </w:tc>
        <w:tc>
          <w:tcPr>
            <w:tcW w:w="4782" w:type="dxa"/>
          </w:tcPr>
          <w:p w:rsidR="00464492" w:rsidRDefault="00464492" w:rsidP="0084735C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1、</w:t>
            </w:r>
            <w:r w:rsidR="0084735C">
              <w:rPr>
                <w:rFonts w:ascii="宋体" w:hAnsi="宋体" w:cs="Arial" w:hint="eastAsia"/>
                <w:iCs/>
              </w:rPr>
              <w:t>通过</w:t>
            </w:r>
            <w:r>
              <w:rPr>
                <w:rFonts w:ascii="宋体" w:hAnsi="宋体" w:cs="Arial" w:hint="eastAsia"/>
                <w:iCs/>
              </w:rPr>
              <w:t>上传交易日历文件</w:t>
            </w:r>
            <w:r w:rsidR="0084735C">
              <w:rPr>
                <w:rFonts w:ascii="宋体" w:hAnsi="宋体" w:cs="Arial" w:hint="eastAsia"/>
                <w:iCs/>
              </w:rPr>
              <w:t>，同步交易日</w:t>
            </w:r>
          </w:p>
        </w:tc>
        <w:tc>
          <w:tcPr>
            <w:tcW w:w="900" w:type="dxa"/>
            <w:vAlign w:val="center"/>
          </w:tcPr>
          <w:p w:rsidR="00464492" w:rsidRDefault="00464492" w:rsidP="007B106B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</w:tbl>
    <w:p w:rsidR="007C10EB" w:rsidRPr="007F1436" w:rsidRDefault="007C10EB" w:rsidP="002D66DA">
      <w:pPr>
        <w:ind w:left="420"/>
        <w:rPr>
          <w:rFonts w:ascii="宋体" w:hAnsi="宋体"/>
          <w:lang w:eastAsia="zh-TW"/>
        </w:rPr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5073D5" w:rsidRPr="007F1436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5073D5" w:rsidRPr="007F1436" w:rsidRDefault="005073D5" w:rsidP="001F477A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&lt;2</w:t>
            </w:r>
            <w:r w:rsidR="00085C01" w:rsidRPr="00085C01">
              <w:rPr>
                <w:rFonts w:ascii="宋体" w:hAnsi="宋体" w:cs="Arial" w:hint="eastAsia"/>
              </w:rPr>
              <w:t>产品展示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5073D5" w:rsidRPr="007F1436">
        <w:tc>
          <w:tcPr>
            <w:tcW w:w="900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5073D5" w:rsidRPr="007F1436" w:rsidRDefault="005073D5" w:rsidP="00E453E7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1D11ED" w:rsidRPr="007F1436" w:rsidTr="00C632AA">
        <w:tc>
          <w:tcPr>
            <w:tcW w:w="900" w:type="dxa"/>
          </w:tcPr>
          <w:p w:rsidR="001D11ED" w:rsidRPr="007F1436" w:rsidRDefault="001D11ED" w:rsidP="00E453E7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 w:rsidRPr="007F1436">
              <w:rPr>
                <w:rFonts w:ascii="宋体" w:hAnsi="宋体" w:cs="Arial" w:hint="eastAsia"/>
                <w:iCs/>
                <w:lang w:eastAsia="zh-TW"/>
              </w:rPr>
              <w:t>2.1</w:t>
            </w:r>
          </w:p>
        </w:tc>
        <w:tc>
          <w:tcPr>
            <w:tcW w:w="2238" w:type="dxa"/>
          </w:tcPr>
          <w:p w:rsidR="001D11ED" w:rsidRPr="007F1436" w:rsidRDefault="001D11ED" w:rsidP="00E453E7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首页</w:t>
            </w:r>
          </w:p>
        </w:tc>
        <w:tc>
          <w:tcPr>
            <w:tcW w:w="4782" w:type="dxa"/>
            <w:vAlign w:val="center"/>
          </w:tcPr>
          <w:p w:rsidR="001D11ED" w:rsidRDefault="001D11ED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、导航条的理财项目中增加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产品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>
              <w:rPr>
                <w:rFonts w:hint="eastAsia"/>
                <w:color w:val="000000"/>
                <w:sz w:val="22"/>
                <w:szCs w:val="22"/>
              </w:rPr>
              <w:t>banner</w:t>
            </w:r>
            <w:r>
              <w:rPr>
                <w:rFonts w:hint="eastAsia"/>
                <w:color w:val="000000"/>
                <w:sz w:val="22"/>
                <w:szCs w:val="22"/>
              </w:rPr>
              <w:t>中增加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的宣传广告</w:t>
            </w:r>
          </w:p>
        </w:tc>
        <w:tc>
          <w:tcPr>
            <w:tcW w:w="900" w:type="dxa"/>
            <w:vAlign w:val="center"/>
          </w:tcPr>
          <w:p w:rsidR="001D11ED" w:rsidRPr="007F1436" w:rsidRDefault="008C1F62" w:rsidP="00E453E7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lastRenderedPageBreak/>
              <w:t>1</w:t>
            </w:r>
          </w:p>
        </w:tc>
      </w:tr>
      <w:tr w:rsidR="001D11ED" w:rsidRPr="007F1436" w:rsidTr="00C632AA">
        <w:tc>
          <w:tcPr>
            <w:tcW w:w="900" w:type="dxa"/>
          </w:tcPr>
          <w:p w:rsidR="001D11ED" w:rsidRPr="007F1436" w:rsidRDefault="001D11ED" w:rsidP="00E453E7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lastRenderedPageBreak/>
              <w:t>2.2</w:t>
            </w:r>
          </w:p>
        </w:tc>
        <w:tc>
          <w:tcPr>
            <w:tcW w:w="2238" w:type="dxa"/>
          </w:tcPr>
          <w:p w:rsidR="001D11ED" w:rsidRDefault="001D11ED" w:rsidP="00E453E7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列表页</w:t>
            </w:r>
          </w:p>
        </w:tc>
        <w:tc>
          <w:tcPr>
            <w:tcW w:w="4782" w:type="dxa"/>
            <w:vAlign w:val="center"/>
          </w:tcPr>
          <w:p w:rsidR="001D11ED" w:rsidRDefault="001D11ED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、理财项目中增加产品类型“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”，展示七日年化收益率、每万份收益、投资金额（起投金额）</w:t>
            </w:r>
          </w:p>
        </w:tc>
        <w:tc>
          <w:tcPr>
            <w:tcW w:w="900" w:type="dxa"/>
            <w:vAlign w:val="center"/>
          </w:tcPr>
          <w:p w:rsidR="001D11ED" w:rsidRPr="007F1436" w:rsidRDefault="008C1F62" w:rsidP="00E453E7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D11ED" w:rsidRPr="007F1436" w:rsidTr="00C632AA">
        <w:tc>
          <w:tcPr>
            <w:tcW w:w="900" w:type="dxa"/>
          </w:tcPr>
          <w:p w:rsidR="001D11ED" w:rsidRDefault="001D11ED" w:rsidP="00E453E7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2.3</w:t>
            </w:r>
          </w:p>
        </w:tc>
        <w:tc>
          <w:tcPr>
            <w:tcW w:w="2238" w:type="dxa"/>
          </w:tcPr>
          <w:p w:rsidR="001D11ED" w:rsidRDefault="001D11ED" w:rsidP="00E453E7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单品页</w:t>
            </w:r>
          </w:p>
        </w:tc>
        <w:tc>
          <w:tcPr>
            <w:tcW w:w="4782" w:type="dxa"/>
            <w:vAlign w:val="center"/>
          </w:tcPr>
          <w:p w:rsidR="001D11ED" w:rsidRDefault="001D11ED" w:rsidP="004F5C6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、产品基本信息：产品名称、七日年化收益率、每万份收益、起息日：</w:t>
            </w: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>
              <w:rPr>
                <w:rFonts w:hint="eastAsia"/>
                <w:color w:val="000000"/>
                <w:sz w:val="22"/>
                <w:szCs w:val="22"/>
              </w:rPr>
              <w:t>（成交日）</w:t>
            </w:r>
            <w:r>
              <w:rPr>
                <w:rFonts w:hint="eastAsia"/>
                <w:color w:val="000000"/>
                <w:sz w:val="22"/>
                <w:szCs w:val="22"/>
              </w:rPr>
              <w:t>+1</w:t>
            </w:r>
            <w:r>
              <w:rPr>
                <w:rFonts w:hint="eastAsia"/>
                <w:color w:val="000000"/>
                <w:sz w:val="22"/>
                <w:szCs w:val="22"/>
              </w:rPr>
              <w:t>，</w:t>
            </w:r>
            <w:r w:rsidR="007D01E5">
              <w:rPr>
                <w:rFonts w:hint="eastAsia"/>
                <w:color w:val="000000"/>
                <w:sz w:val="22"/>
                <w:szCs w:val="22"/>
              </w:rPr>
              <w:t>TIP</w:t>
            </w:r>
            <w:r>
              <w:rPr>
                <w:rFonts w:hint="eastAsia"/>
                <w:color w:val="000000"/>
                <w:sz w:val="22"/>
                <w:szCs w:val="22"/>
              </w:rPr>
              <w:t>显示：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1. </w:t>
            </w:r>
            <w:r>
              <w:rPr>
                <w:rFonts w:hint="eastAsia"/>
                <w:color w:val="000000"/>
                <w:sz w:val="22"/>
                <w:szCs w:val="22"/>
              </w:rPr>
              <w:t>成交日：投资日前一日</w:t>
            </w: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  <w:r>
              <w:rPr>
                <w:rFonts w:hint="eastAsia"/>
                <w:color w:val="000000"/>
                <w:sz w:val="22"/>
                <w:szCs w:val="22"/>
              </w:rPr>
              <w:t>：</w:t>
            </w:r>
            <w:r>
              <w:rPr>
                <w:rFonts w:hint="eastAsia"/>
                <w:color w:val="000000"/>
                <w:sz w:val="22"/>
                <w:szCs w:val="22"/>
              </w:rPr>
              <w:t>00</w:t>
            </w:r>
            <w:r>
              <w:rPr>
                <w:rFonts w:hint="eastAsia"/>
                <w:color w:val="000000"/>
                <w:sz w:val="22"/>
                <w:szCs w:val="22"/>
              </w:rPr>
              <w:t>至当日</w:t>
            </w: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  <w:r>
              <w:rPr>
                <w:rFonts w:hint="eastAsia"/>
                <w:color w:val="000000"/>
                <w:sz w:val="22"/>
                <w:szCs w:val="22"/>
              </w:rPr>
              <w:t>：</w:t>
            </w:r>
            <w:r>
              <w:rPr>
                <w:rFonts w:hint="eastAsia"/>
                <w:color w:val="000000"/>
                <w:sz w:val="22"/>
                <w:szCs w:val="22"/>
              </w:rPr>
              <w:t>00</w:t>
            </w:r>
            <w:r>
              <w:rPr>
                <w:rFonts w:hint="eastAsia"/>
                <w:color w:val="000000"/>
                <w:sz w:val="22"/>
                <w:szCs w:val="22"/>
              </w:rPr>
              <w:t>；</w:t>
            </w:r>
            <w:r>
              <w:rPr>
                <w:rFonts w:hint="eastAsia"/>
                <w:color w:val="000000"/>
                <w:sz w:val="22"/>
                <w:szCs w:val="22"/>
              </w:rPr>
              <w:t>2.+1</w:t>
            </w:r>
            <w:r>
              <w:rPr>
                <w:rFonts w:hint="eastAsia"/>
                <w:color w:val="000000"/>
                <w:sz w:val="22"/>
                <w:szCs w:val="22"/>
              </w:rPr>
              <w:t>：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个交易日、起投金额（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元起）、递增金额（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元起）、收益</w:t>
            </w:r>
            <w:r w:rsidR="004F5C66">
              <w:rPr>
                <w:rFonts w:hint="eastAsia"/>
                <w:color w:val="000000"/>
                <w:sz w:val="22"/>
                <w:szCs w:val="22"/>
              </w:rPr>
              <w:t>试算</w:t>
            </w:r>
            <w:r>
              <w:rPr>
                <w:rFonts w:hint="eastAsia"/>
                <w:color w:val="000000"/>
                <w:sz w:val="22"/>
                <w:szCs w:val="22"/>
              </w:rPr>
              <w:t>：</w:t>
            </w:r>
            <w:r>
              <w:rPr>
                <w:rFonts w:hint="eastAsia"/>
                <w:color w:val="000000"/>
                <w:sz w:val="22"/>
                <w:szCs w:val="22"/>
              </w:rPr>
              <w:t>XXX</w:t>
            </w:r>
            <w:r>
              <w:rPr>
                <w:rFonts w:hint="eastAsia"/>
                <w:color w:val="000000"/>
                <w:sz w:val="22"/>
                <w:szCs w:val="22"/>
              </w:rPr>
              <w:t>元（需支持投资人输入对应值）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预计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天收益：</w:t>
            </w:r>
            <w:r>
              <w:rPr>
                <w:rFonts w:hint="eastAsia"/>
                <w:color w:val="000000"/>
                <w:sz w:val="22"/>
                <w:szCs w:val="22"/>
              </w:rPr>
              <w:t>XXX</w:t>
            </w:r>
            <w:r>
              <w:rPr>
                <w:rFonts w:hint="eastAsia"/>
                <w:color w:val="000000"/>
                <w:sz w:val="22"/>
                <w:szCs w:val="22"/>
              </w:rPr>
              <w:t>元（按投资人输入的本金及当日收益率试算对应的收益值）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、项目简介（具体内容待产品出初稿）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、常见问题（同安盈类显示）（具体内容待产品出初稿）</w:t>
            </w:r>
          </w:p>
          <w:p w:rsidR="004F5C66" w:rsidRDefault="004F5C66" w:rsidP="004F5C6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4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B50DCA">
              <w:rPr>
                <w:rFonts w:hint="eastAsia"/>
                <w:color w:val="000000"/>
                <w:sz w:val="22"/>
                <w:szCs w:val="22"/>
              </w:rPr>
              <w:t>各种</w:t>
            </w:r>
            <w:r>
              <w:rPr>
                <w:rFonts w:hint="eastAsia"/>
                <w:color w:val="000000"/>
                <w:sz w:val="22"/>
                <w:szCs w:val="22"/>
              </w:rPr>
              <w:t>暂停</w:t>
            </w:r>
            <w:r w:rsidR="00385582">
              <w:rPr>
                <w:rFonts w:hint="eastAsia"/>
                <w:color w:val="000000"/>
                <w:sz w:val="22"/>
                <w:szCs w:val="22"/>
              </w:rPr>
              <w:t>投资</w:t>
            </w:r>
            <w:r w:rsidR="00B50DCA">
              <w:rPr>
                <w:rFonts w:hint="eastAsia"/>
                <w:color w:val="000000"/>
                <w:sz w:val="22"/>
                <w:szCs w:val="22"/>
              </w:rPr>
              <w:t>状态</w:t>
            </w:r>
            <w:r>
              <w:rPr>
                <w:rFonts w:hint="eastAsia"/>
                <w:color w:val="000000"/>
                <w:sz w:val="22"/>
                <w:szCs w:val="22"/>
              </w:rPr>
              <w:t>统一显示暂停</w:t>
            </w:r>
            <w:r w:rsidR="00385582">
              <w:rPr>
                <w:rFonts w:hint="eastAsia"/>
                <w:color w:val="000000"/>
                <w:sz w:val="22"/>
                <w:szCs w:val="22"/>
              </w:rPr>
              <w:t>投资</w:t>
            </w:r>
          </w:p>
          <w:p w:rsidR="00E37375" w:rsidRDefault="00E37375" w:rsidP="004F5C66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5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>
              <w:rPr>
                <w:rFonts w:ascii="宋体" w:hAnsi="宋体" w:cs="Arial" w:hint="eastAsia"/>
                <w:iCs/>
              </w:rPr>
              <w:t>判断是否超过交易日限额</w:t>
            </w:r>
          </w:p>
        </w:tc>
        <w:tc>
          <w:tcPr>
            <w:tcW w:w="900" w:type="dxa"/>
            <w:vAlign w:val="center"/>
          </w:tcPr>
          <w:p w:rsidR="001D11ED" w:rsidRPr="007F1436" w:rsidRDefault="008C1F62" w:rsidP="00E453E7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E5178F" w:rsidRPr="00C632AA" w:rsidRDefault="00E5178F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C2D60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C2D60" w:rsidRPr="007F1436" w:rsidRDefault="009C2D60" w:rsidP="009C2D60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>
              <w:rPr>
                <w:rFonts w:ascii="宋体" w:hAnsi="宋体" w:cs="Arial" w:hint="eastAsia"/>
              </w:rPr>
              <w:t>3投资流程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C2D60" w:rsidRPr="007F1436" w:rsidTr="00C632AA">
        <w:tc>
          <w:tcPr>
            <w:tcW w:w="900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9C2D60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3</w:t>
            </w:r>
            <w:r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9C2D60" w:rsidRPr="007F1436" w:rsidRDefault="008C1F62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投资确认</w:t>
            </w:r>
          </w:p>
        </w:tc>
        <w:tc>
          <w:tcPr>
            <w:tcW w:w="4782" w:type="dxa"/>
          </w:tcPr>
          <w:p w:rsidR="00FE0B20" w:rsidRPr="007F1436" w:rsidRDefault="00E75523" w:rsidP="00C632AA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确认投资信息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9C2D60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3.2</w:t>
            </w:r>
          </w:p>
        </w:tc>
        <w:tc>
          <w:tcPr>
            <w:tcW w:w="2238" w:type="dxa"/>
          </w:tcPr>
          <w:p w:rsidR="009C2D60" w:rsidRDefault="008C1F62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合同确认</w:t>
            </w:r>
          </w:p>
        </w:tc>
        <w:tc>
          <w:tcPr>
            <w:tcW w:w="4782" w:type="dxa"/>
          </w:tcPr>
          <w:p w:rsidR="009C2D60" w:rsidRDefault="00E75523" w:rsidP="00C632AA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确认合同，仅第一次购买产品需要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9C2D60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3.3</w:t>
            </w:r>
          </w:p>
        </w:tc>
        <w:tc>
          <w:tcPr>
            <w:tcW w:w="2238" w:type="dxa"/>
          </w:tcPr>
          <w:p w:rsidR="009C2D60" w:rsidRDefault="008C1F62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支付确认</w:t>
            </w:r>
          </w:p>
        </w:tc>
        <w:tc>
          <w:tcPr>
            <w:tcW w:w="4782" w:type="dxa"/>
          </w:tcPr>
          <w:p w:rsidR="00686812" w:rsidRPr="00686812" w:rsidRDefault="00686812" w:rsidP="00686812">
            <w:pPr>
              <w:rPr>
                <w:rFonts w:ascii="宋体" w:hAnsi="宋体" w:cs="Arial"/>
                <w:iCs/>
              </w:rPr>
            </w:pPr>
            <w:r w:rsidRPr="00686812">
              <w:rPr>
                <w:rFonts w:ascii="宋体" w:hAnsi="宋体" w:cs="Arial" w:hint="eastAsia"/>
                <w:iCs/>
              </w:rPr>
              <w:t>1</w:t>
            </w:r>
            <w:r w:rsidR="004379C6">
              <w:rPr>
                <w:rFonts w:ascii="宋体" w:hAnsi="宋体" w:cs="Arial" w:hint="eastAsia"/>
                <w:iCs/>
              </w:rPr>
              <w:t>、支持</w:t>
            </w:r>
            <w:r w:rsidR="002E3AE9">
              <w:rPr>
                <w:rFonts w:ascii="宋体" w:hAnsi="宋体" w:cs="Arial" w:hint="eastAsia"/>
                <w:iCs/>
              </w:rPr>
              <w:t>余额</w:t>
            </w:r>
          </w:p>
          <w:p w:rsidR="009C2D60" w:rsidRDefault="00686812" w:rsidP="00686812">
            <w:pPr>
              <w:rPr>
                <w:rFonts w:ascii="宋体" w:hAnsi="宋体" w:cs="Arial"/>
                <w:iCs/>
              </w:rPr>
            </w:pPr>
            <w:r w:rsidRPr="00686812">
              <w:rPr>
                <w:rFonts w:ascii="宋体" w:hAnsi="宋体" w:cs="Arial" w:hint="eastAsia"/>
                <w:iCs/>
              </w:rPr>
              <w:t>2、密码验证通过后，资金到账时冻结客户资金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9C2D60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3.4</w:t>
            </w:r>
          </w:p>
        </w:tc>
        <w:tc>
          <w:tcPr>
            <w:tcW w:w="2238" w:type="dxa"/>
          </w:tcPr>
          <w:p w:rsidR="009C2D60" w:rsidRDefault="008C1F62" w:rsidP="00E75523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信息</w:t>
            </w:r>
            <w:r w:rsidR="00E75523">
              <w:rPr>
                <w:rFonts w:ascii="宋体" w:hAnsi="宋体" w:cs="Arial" w:hint="eastAsia"/>
                <w:iCs/>
              </w:rPr>
              <w:t>提示</w:t>
            </w:r>
          </w:p>
        </w:tc>
        <w:tc>
          <w:tcPr>
            <w:tcW w:w="4782" w:type="dxa"/>
          </w:tcPr>
          <w:p w:rsidR="009C2D60" w:rsidRDefault="00E75523" w:rsidP="00C632AA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提示用户</w:t>
            </w:r>
            <w:r w:rsidR="00385582">
              <w:rPr>
                <w:rFonts w:ascii="宋体" w:hAnsi="宋体" w:cs="Arial" w:hint="eastAsia"/>
                <w:iCs/>
              </w:rPr>
              <w:t>投资</w:t>
            </w:r>
            <w:r>
              <w:rPr>
                <w:rFonts w:ascii="宋体" w:hAnsi="宋体" w:cs="Arial" w:hint="eastAsia"/>
                <w:iCs/>
              </w:rPr>
              <w:t>信息提交，起息时间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085C01" w:rsidRPr="00C632AA" w:rsidRDefault="00085C01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C2D60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C2D60" w:rsidRPr="007F1436" w:rsidRDefault="009C2D60" w:rsidP="009C2D60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>
              <w:rPr>
                <w:rFonts w:ascii="宋体" w:hAnsi="宋体" w:cs="Arial" w:hint="eastAsia"/>
              </w:rPr>
              <w:t>4我的帐户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C2D60" w:rsidRPr="007F1436" w:rsidTr="00C632AA">
        <w:tc>
          <w:tcPr>
            <w:tcW w:w="900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Pr="007F1436" w:rsidRDefault="00156C88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4</w:t>
            </w:r>
            <w:r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156C88" w:rsidRPr="007F1436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帐户首页</w:t>
            </w:r>
          </w:p>
        </w:tc>
        <w:tc>
          <w:tcPr>
            <w:tcW w:w="4782" w:type="dxa"/>
            <w:vAlign w:val="center"/>
          </w:tcPr>
          <w:p w:rsidR="00156C88" w:rsidRDefault="00156C88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、持有项目中增加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产品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Pr="007F1436" w:rsidRDefault="00156C88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4.2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投资统计</w:t>
            </w:r>
          </w:p>
        </w:tc>
        <w:tc>
          <w:tcPr>
            <w:tcW w:w="4782" w:type="dxa"/>
            <w:vAlign w:val="center"/>
          </w:tcPr>
          <w:p w:rsidR="00156C88" w:rsidRDefault="00156C88" w:rsidP="0003247D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、投资金额增加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投资金额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Default="00156C88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4.3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投资项目</w:t>
            </w:r>
          </w:p>
        </w:tc>
        <w:tc>
          <w:tcPr>
            <w:tcW w:w="4782" w:type="dxa"/>
            <w:vAlign w:val="center"/>
          </w:tcPr>
          <w:p w:rsidR="00156C88" w:rsidRDefault="00156C88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、增加项目标签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Default="00156C88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4.4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项目详情</w:t>
            </w:r>
          </w:p>
        </w:tc>
        <w:tc>
          <w:tcPr>
            <w:tcW w:w="4782" w:type="dxa"/>
            <w:vAlign w:val="center"/>
          </w:tcPr>
          <w:p w:rsidR="00156C88" w:rsidRDefault="00156C88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、计息期、投资金额（元）、状态。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、每万份收益、七日年化收益率、投资者对应的</w:t>
            </w:r>
            <w:r>
              <w:rPr>
                <w:rFonts w:hint="eastAsia"/>
                <w:color w:val="000000"/>
                <w:sz w:val="22"/>
                <w:szCs w:val="22"/>
              </w:rPr>
              <w:t>T-1</w:t>
            </w:r>
            <w:r>
              <w:rPr>
                <w:rFonts w:hint="eastAsia"/>
                <w:color w:val="000000"/>
                <w:sz w:val="22"/>
                <w:szCs w:val="22"/>
              </w:rPr>
              <w:t>日收益、累计收益、近一周收益、近一个月收益、披露投资期数（</w:t>
            </w:r>
            <w:r>
              <w:rPr>
                <w:rFonts w:hint="eastAsia"/>
                <w:color w:val="000000"/>
                <w:sz w:val="22"/>
                <w:szCs w:val="22"/>
              </w:rPr>
              <w:t>SPV</w:t>
            </w:r>
            <w:r>
              <w:rPr>
                <w:rFonts w:hint="eastAsia"/>
                <w:color w:val="000000"/>
                <w:sz w:val="22"/>
                <w:szCs w:val="22"/>
              </w:rPr>
              <w:t>分包后产品名称）。每日</w:t>
            </w:r>
            <w:r>
              <w:rPr>
                <w:rFonts w:hint="eastAsia"/>
                <w:color w:val="000000"/>
                <w:sz w:val="22"/>
                <w:szCs w:val="22"/>
              </w:rPr>
              <w:t>9</w:t>
            </w:r>
            <w:r>
              <w:rPr>
                <w:rFonts w:hint="eastAsia"/>
                <w:color w:val="000000"/>
                <w:sz w:val="22"/>
                <w:szCs w:val="22"/>
              </w:rPr>
              <w:t>点更新。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、具体信息更新同步时间详见产品规则中</w:t>
            </w:r>
            <w:r w:rsidR="001963B6">
              <w:rPr>
                <w:rFonts w:hint="eastAsia"/>
                <w:color w:val="000000"/>
                <w:sz w:val="22"/>
                <w:szCs w:val="22"/>
              </w:rPr>
              <w:t>投资</w:t>
            </w:r>
            <w:r>
              <w:rPr>
                <w:rFonts w:hint="eastAsia"/>
                <w:color w:val="000000"/>
                <w:sz w:val="22"/>
                <w:szCs w:val="22"/>
              </w:rPr>
              <w:t>及</w:t>
            </w:r>
            <w:r w:rsidR="002913FF">
              <w:rPr>
                <w:rFonts w:hint="eastAsia"/>
                <w:color w:val="000000"/>
                <w:sz w:val="22"/>
                <w:szCs w:val="22"/>
              </w:rPr>
              <w:t>提取</w:t>
            </w:r>
            <w:r>
              <w:rPr>
                <w:rFonts w:hint="eastAsia"/>
                <w:color w:val="000000"/>
                <w:sz w:val="22"/>
                <w:szCs w:val="22"/>
              </w:rPr>
              <w:t>流程。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Default="00156C88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4.5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收款明细</w:t>
            </w:r>
          </w:p>
        </w:tc>
        <w:tc>
          <w:tcPr>
            <w:tcW w:w="4782" w:type="dxa"/>
            <w:vAlign w:val="center"/>
          </w:tcPr>
          <w:p w:rsidR="00156C88" w:rsidRDefault="00156C88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已收款明细支持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产品资金变更记录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156C88" w:rsidRPr="007F1436" w:rsidTr="00C632AA">
        <w:tc>
          <w:tcPr>
            <w:tcW w:w="900" w:type="dxa"/>
          </w:tcPr>
          <w:p w:rsidR="00156C88" w:rsidRDefault="00156C88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4.6</w:t>
            </w:r>
          </w:p>
        </w:tc>
        <w:tc>
          <w:tcPr>
            <w:tcW w:w="2238" w:type="dxa"/>
          </w:tcPr>
          <w:p w:rsidR="00156C88" w:rsidRDefault="00156C88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资金明细</w:t>
            </w:r>
          </w:p>
        </w:tc>
        <w:tc>
          <w:tcPr>
            <w:tcW w:w="4782" w:type="dxa"/>
            <w:vAlign w:val="center"/>
          </w:tcPr>
          <w:p w:rsidR="00156C88" w:rsidRDefault="00156C88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支持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>
              <w:rPr>
                <w:rFonts w:hint="eastAsia"/>
                <w:color w:val="000000"/>
                <w:sz w:val="22"/>
                <w:szCs w:val="22"/>
              </w:rPr>
              <w:t>产品资金变更记录</w:t>
            </w:r>
          </w:p>
        </w:tc>
        <w:tc>
          <w:tcPr>
            <w:tcW w:w="900" w:type="dxa"/>
            <w:vAlign w:val="center"/>
          </w:tcPr>
          <w:p w:rsidR="00156C88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9C2D60" w:rsidRPr="00C632AA" w:rsidRDefault="009C2D60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2C41F6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C41F6" w:rsidRPr="007F1436" w:rsidRDefault="002C41F6" w:rsidP="002C41F6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>
              <w:rPr>
                <w:rFonts w:ascii="宋体" w:hAnsi="宋体" w:cs="Arial" w:hint="eastAsia"/>
              </w:rPr>
              <w:t>5</w:t>
            </w:r>
            <w:r w:rsidR="002913FF">
              <w:rPr>
                <w:rFonts w:ascii="宋体" w:hAnsi="宋体" w:cs="Arial" w:hint="eastAsia"/>
              </w:rPr>
              <w:t>提取</w:t>
            </w:r>
            <w:r>
              <w:rPr>
                <w:rFonts w:ascii="宋体" w:hAnsi="宋体" w:cs="Arial" w:hint="eastAsia"/>
              </w:rPr>
              <w:t>流程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2C41F6" w:rsidRPr="007F1436" w:rsidTr="00C632AA">
        <w:tc>
          <w:tcPr>
            <w:tcW w:w="900" w:type="dxa"/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2C41F6" w:rsidRPr="007F1436" w:rsidTr="00C632AA">
        <w:tc>
          <w:tcPr>
            <w:tcW w:w="900" w:type="dxa"/>
          </w:tcPr>
          <w:p w:rsidR="002C41F6" w:rsidRPr="007F1436" w:rsidRDefault="00D812A5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lastRenderedPageBreak/>
              <w:t>5</w:t>
            </w:r>
            <w:r w:rsidR="002C41F6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2C41F6" w:rsidRPr="007F1436" w:rsidRDefault="002913FF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提取</w:t>
            </w:r>
            <w:r w:rsidR="00D812A5">
              <w:rPr>
                <w:rFonts w:hint="eastAsia"/>
                <w:color w:val="000000"/>
                <w:sz w:val="22"/>
                <w:szCs w:val="22"/>
              </w:rPr>
              <w:t>信息</w:t>
            </w:r>
          </w:p>
        </w:tc>
        <w:tc>
          <w:tcPr>
            <w:tcW w:w="4782" w:type="dxa"/>
          </w:tcPr>
          <w:p w:rsidR="002C41F6" w:rsidRDefault="00CA4E49" w:rsidP="00F07F30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输入</w:t>
            </w:r>
            <w:r w:rsidR="002913FF">
              <w:rPr>
                <w:rFonts w:ascii="宋体" w:hAnsi="宋体" w:cs="Arial" w:hint="eastAsia"/>
                <w:iCs/>
              </w:rPr>
              <w:t>提取</w:t>
            </w:r>
            <w:r w:rsidR="00F07F30">
              <w:rPr>
                <w:rFonts w:ascii="宋体" w:hAnsi="宋体" w:cs="Arial" w:hint="eastAsia"/>
                <w:iCs/>
              </w:rPr>
              <w:t>金额</w:t>
            </w:r>
          </w:p>
          <w:p w:rsidR="00CA4E49" w:rsidRPr="007F1436" w:rsidRDefault="00CA4E49" w:rsidP="00CA4E49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验证交易密码</w:t>
            </w:r>
          </w:p>
        </w:tc>
        <w:tc>
          <w:tcPr>
            <w:tcW w:w="900" w:type="dxa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2C41F6" w:rsidRPr="007F1436" w:rsidTr="00C632AA">
        <w:tc>
          <w:tcPr>
            <w:tcW w:w="900" w:type="dxa"/>
          </w:tcPr>
          <w:p w:rsidR="002C41F6" w:rsidRPr="00CA4E49" w:rsidRDefault="00D812A5" w:rsidP="00D812A5">
            <w:pPr>
              <w:ind w:firstLineChars="50" w:firstLine="105"/>
              <w:rPr>
                <w:rFonts w:ascii="宋体" w:hAnsi="宋体" w:cs="Arial"/>
                <w:iCs/>
                <w:strike/>
              </w:rPr>
            </w:pPr>
            <w:r w:rsidRPr="00CA4E49">
              <w:rPr>
                <w:rFonts w:ascii="宋体" w:hAnsi="宋体" w:cs="Arial" w:hint="eastAsia"/>
                <w:iCs/>
                <w:strike/>
              </w:rPr>
              <w:t>5</w:t>
            </w:r>
            <w:r w:rsidR="002C41F6" w:rsidRPr="00CA4E49">
              <w:rPr>
                <w:rFonts w:ascii="宋体" w:hAnsi="宋体" w:cs="Arial" w:hint="eastAsia"/>
                <w:iCs/>
                <w:strike/>
              </w:rPr>
              <w:t>.</w:t>
            </w:r>
            <w:r w:rsidRPr="00CA4E49">
              <w:rPr>
                <w:rFonts w:ascii="宋体" w:hAnsi="宋体" w:cs="Arial" w:hint="eastAsia"/>
                <w:iCs/>
                <w:strike/>
              </w:rPr>
              <w:t>2</w:t>
            </w:r>
          </w:p>
        </w:tc>
        <w:tc>
          <w:tcPr>
            <w:tcW w:w="2238" w:type="dxa"/>
          </w:tcPr>
          <w:p w:rsidR="002C41F6" w:rsidRPr="00CA4E49" w:rsidRDefault="00D812A5" w:rsidP="00C632AA">
            <w:pPr>
              <w:jc w:val="left"/>
              <w:rPr>
                <w:rFonts w:ascii="宋体" w:hAnsi="宋体" w:cs="Arial"/>
                <w:iCs/>
                <w:strike/>
              </w:rPr>
            </w:pPr>
            <w:r w:rsidRPr="00CA4E49">
              <w:rPr>
                <w:rFonts w:hint="eastAsia"/>
                <w:strike/>
                <w:color w:val="000000"/>
                <w:sz w:val="22"/>
                <w:szCs w:val="22"/>
              </w:rPr>
              <w:t>支付密码确认</w:t>
            </w:r>
          </w:p>
        </w:tc>
        <w:tc>
          <w:tcPr>
            <w:tcW w:w="4782" w:type="dxa"/>
          </w:tcPr>
          <w:p w:rsidR="002C41F6" w:rsidRPr="00CA4E49" w:rsidRDefault="00D812A5" w:rsidP="00D812A5">
            <w:pPr>
              <w:rPr>
                <w:rFonts w:ascii="宋体" w:hAnsi="宋体" w:cs="Arial"/>
                <w:iCs/>
                <w:strike/>
              </w:rPr>
            </w:pPr>
            <w:r w:rsidRPr="00CA4E49">
              <w:rPr>
                <w:rFonts w:ascii="宋体" w:hAnsi="宋体" w:cs="Arial" w:hint="eastAsia"/>
                <w:iCs/>
                <w:strike/>
              </w:rPr>
              <w:t>密码验证通过后，进入下一步</w:t>
            </w:r>
          </w:p>
        </w:tc>
        <w:tc>
          <w:tcPr>
            <w:tcW w:w="900" w:type="dxa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2C41F6" w:rsidRPr="007F1436" w:rsidTr="00C632AA">
        <w:tc>
          <w:tcPr>
            <w:tcW w:w="900" w:type="dxa"/>
          </w:tcPr>
          <w:p w:rsidR="002C41F6" w:rsidRDefault="00D812A5" w:rsidP="00D812A5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5</w:t>
            </w:r>
            <w:r w:rsidR="002C41F6">
              <w:rPr>
                <w:rFonts w:ascii="宋体" w:hAnsi="宋体" w:cs="Arial" w:hint="eastAsia"/>
                <w:iCs/>
              </w:rPr>
              <w:t>.</w:t>
            </w:r>
            <w:r>
              <w:rPr>
                <w:rFonts w:ascii="宋体" w:hAnsi="宋体" w:cs="Arial" w:hint="eastAsia"/>
                <w:iCs/>
              </w:rPr>
              <w:t>3</w:t>
            </w:r>
          </w:p>
        </w:tc>
        <w:tc>
          <w:tcPr>
            <w:tcW w:w="2238" w:type="dxa"/>
          </w:tcPr>
          <w:p w:rsidR="002C41F6" w:rsidRDefault="002C41F6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信息提示</w:t>
            </w:r>
          </w:p>
        </w:tc>
        <w:tc>
          <w:tcPr>
            <w:tcW w:w="4782" w:type="dxa"/>
          </w:tcPr>
          <w:p w:rsidR="002C41F6" w:rsidRDefault="002C41F6" w:rsidP="00F07F30">
            <w:pPr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提示用户</w:t>
            </w:r>
            <w:r w:rsidR="002913FF">
              <w:rPr>
                <w:rFonts w:ascii="宋体" w:hAnsi="宋体" w:cs="Arial" w:hint="eastAsia"/>
                <w:iCs/>
              </w:rPr>
              <w:t>提取</w:t>
            </w:r>
            <w:r>
              <w:rPr>
                <w:rFonts w:ascii="宋体" w:hAnsi="宋体" w:cs="Arial" w:hint="eastAsia"/>
                <w:iCs/>
              </w:rPr>
              <w:t>信息提交，</w:t>
            </w:r>
            <w:r w:rsidR="00F07F30">
              <w:rPr>
                <w:rFonts w:ascii="宋体" w:hAnsi="宋体" w:cs="Arial" w:hint="eastAsia"/>
                <w:iCs/>
              </w:rPr>
              <w:t>到账</w:t>
            </w:r>
            <w:r>
              <w:rPr>
                <w:rFonts w:ascii="宋体" w:hAnsi="宋体" w:cs="Arial" w:hint="eastAsia"/>
                <w:iCs/>
              </w:rPr>
              <w:t>时间</w:t>
            </w:r>
          </w:p>
        </w:tc>
        <w:tc>
          <w:tcPr>
            <w:tcW w:w="900" w:type="dxa"/>
            <w:vAlign w:val="center"/>
          </w:tcPr>
          <w:p w:rsidR="002C41F6" w:rsidRPr="007F1436" w:rsidRDefault="002C41F6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</w:tbl>
    <w:p w:rsidR="002C41F6" w:rsidRPr="00C632AA" w:rsidRDefault="002C41F6" w:rsidP="00E5178F">
      <w:pPr>
        <w:ind w:left="420"/>
      </w:pPr>
    </w:p>
    <w:p w:rsidR="002C41F6" w:rsidRPr="00C632AA" w:rsidRDefault="002C41F6" w:rsidP="00E5178F">
      <w:pPr>
        <w:ind w:left="420"/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00"/>
        <w:gridCol w:w="2238"/>
        <w:gridCol w:w="4782"/>
        <w:gridCol w:w="900"/>
      </w:tblGrid>
      <w:tr w:rsidR="009C2D60" w:rsidRPr="007F1436" w:rsidTr="00C632AA">
        <w:tc>
          <w:tcPr>
            <w:tcW w:w="8820" w:type="dxa"/>
            <w:gridSpan w:val="4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9C2D60" w:rsidRPr="007F1436" w:rsidRDefault="009C2D60" w:rsidP="0077385C">
            <w:pPr>
              <w:rPr>
                <w:rFonts w:ascii="宋体" w:hAnsi="宋体" w:cs="Arial"/>
              </w:rPr>
            </w:pPr>
            <w:r w:rsidRPr="007F1436">
              <w:rPr>
                <w:rFonts w:ascii="宋体" w:hAnsi="宋体" w:cs="Arial" w:hint="eastAsia"/>
              </w:rPr>
              <w:t>功能说明 &lt;</w:t>
            </w:r>
            <w:r w:rsidR="0077385C">
              <w:rPr>
                <w:rFonts w:ascii="宋体" w:hAnsi="宋体" w:cs="Arial" w:hint="eastAsia"/>
              </w:rPr>
              <w:t>6</w:t>
            </w:r>
            <w:r>
              <w:rPr>
                <w:rFonts w:ascii="宋体" w:hAnsi="宋体" w:cs="Arial" w:hint="eastAsia"/>
              </w:rPr>
              <w:t>定时任务</w:t>
            </w:r>
            <w:r w:rsidRPr="007F1436">
              <w:rPr>
                <w:rFonts w:ascii="宋体" w:hAnsi="宋体" w:cs="Arial" w:hint="eastAsia"/>
              </w:rPr>
              <w:t>&gt;</w:t>
            </w:r>
          </w:p>
        </w:tc>
      </w:tr>
      <w:tr w:rsidR="009C2D60" w:rsidRPr="007F1436" w:rsidTr="00C632AA">
        <w:tc>
          <w:tcPr>
            <w:tcW w:w="900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编号</w:t>
            </w:r>
          </w:p>
        </w:tc>
        <w:tc>
          <w:tcPr>
            <w:tcW w:w="2238" w:type="dxa"/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7F1436">
              <w:rPr>
                <w:rFonts w:ascii="宋体" w:hAnsi="宋体" w:hint="eastAsia"/>
                <w:b/>
                <w:bCs/>
                <w:lang w:eastAsia="zh-TW"/>
              </w:rPr>
              <w:t>需求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描述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9C2D60" w:rsidRPr="007F1436" w:rsidRDefault="009C2D60" w:rsidP="00C632AA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7F1436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2C41F6" w:rsidP="00C632AA">
            <w:pPr>
              <w:ind w:firstLineChars="50" w:firstLine="105"/>
              <w:rPr>
                <w:rFonts w:ascii="宋体" w:hAnsi="宋体" w:cs="Arial"/>
                <w:iCs/>
                <w:lang w:eastAsia="zh-TW"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  <w:r w:rsidR="009C2D60" w:rsidRPr="007F1436">
              <w:rPr>
                <w:rFonts w:ascii="宋体" w:hAnsi="宋体" w:cs="Arial" w:hint="eastAsia"/>
                <w:iCs/>
                <w:lang w:eastAsia="zh-TW"/>
              </w:rPr>
              <w:t>.1</w:t>
            </w:r>
          </w:p>
        </w:tc>
        <w:tc>
          <w:tcPr>
            <w:tcW w:w="2238" w:type="dxa"/>
          </w:tcPr>
          <w:p w:rsidR="009C2D60" w:rsidRPr="007F1436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开户</w:t>
            </w:r>
          </w:p>
        </w:tc>
        <w:tc>
          <w:tcPr>
            <w:tcW w:w="4782" w:type="dxa"/>
            <w:vAlign w:val="center"/>
          </w:tcPr>
          <w:p w:rsidR="007C2B6F" w:rsidRPr="00681F2E" w:rsidRDefault="00225CD5" w:rsidP="00F33D50">
            <w:pPr>
              <w:rPr>
                <w:b/>
                <w:color w:val="000000"/>
                <w:sz w:val="22"/>
                <w:szCs w:val="22"/>
              </w:rPr>
            </w:pPr>
            <w:r w:rsidRPr="00681F2E"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="009C2D60" w:rsidRPr="00681F2E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9C2D60" w:rsidRPr="00681F2E">
              <w:rPr>
                <w:rFonts w:hint="eastAsia"/>
                <w:b/>
                <w:color w:val="000000"/>
                <w:sz w:val="22"/>
                <w:szCs w:val="22"/>
              </w:rPr>
              <w:t>15</w:t>
            </w:r>
            <w:r w:rsidR="009C2D60" w:rsidRPr="00681F2E"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  <w:r w:rsidR="00347B24">
              <w:rPr>
                <w:rFonts w:hint="eastAsia"/>
                <w:b/>
                <w:color w:val="000000"/>
                <w:sz w:val="22"/>
                <w:szCs w:val="22"/>
              </w:rPr>
              <w:t>05</w:t>
            </w:r>
            <w:r w:rsidR="00A57481">
              <w:rPr>
                <w:rFonts w:hint="eastAsia"/>
                <w:b/>
                <w:color w:val="000000"/>
                <w:sz w:val="22"/>
                <w:szCs w:val="22"/>
              </w:rPr>
              <w:t>分</w:t>
            </w:r>
          </w:p>
          <w:p w:rsidR="00477338" w:rsidRDefault="00681F2E" w:rsidP="00F33D5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统计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T-1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日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15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点至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T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日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15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点开户数据（已开户用户无需再开户）</w:t>
            </w:r>
          </w:p>
          <w:p w:rsidR="00681F2E" w:rsidRDefault="00681F2E" w:rsidP="00F33D5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C0074A">
              <w:rPr>
                <w:rFonts w:hint="eastAsia"/>
                <w:color w:val="000000"/>
                <w:sz w:val="22"/>
                <w:szCs w:val="22"/>
              </w:rPr>
              <w:t>生成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开户文件</w:t>
            </w:r>
          </w:p>
          <w:p w:rsidR="00C0074A" w:rsidRDefault="00C0074A" w:rsidP="00F33D50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、发送开户文件</w:t>
            </w:r>
          </w:p>
          <w:p w:rsidR="000D1DF2" w:rsidRDefault="000D1DF2" w:rsidP="00F33D50">
            <w:pPr>
              <w:rPr>
                <w:b/>
                <w:color w:val="000000"/>
                <w:sz w:val="22"/>
                <w:szCs w:val="22"/>
              </w:rPr>
            </w:pPr>
          </w:p>
          <w:p w:rsidR="00F35DB0" w:rsidRDefault="009C2D60" w:rsidP="00F33D50">
            <w:pPr>
              <w:rPr>
                <w:b/>
                <w:color w:val="000000"/>
                <w:sz w:val="22"/>
                <w:szCs w:val="22"/>
              </w:rPr>
            </w:pP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="00842741" w:rsidRPr="00F33D50">
              <w:rPr>
                <w:rFonts w:hint="eastAsia"/>
                <w:b/>
                <w:color w:val="000000"/>
                <w:sz w:val="22"/>
                <w:szCs w:val="22"/>
              </w:rPr>
              <w:t>+1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6D3819">
              <w:rPr>
                <w:rFonts w:hint="eastAsia"/>
                <w:b/>
                <w:color w:val="000000"/>
                <w:sz w:val="22"/>
                <w:szCs w:val="22"/>
              </w:rPr>
              <w:t>1</w:t>
            </w:r>
            <w:r w:rsidR="00450266" w:rsidRPr="00F33D50"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</w:p>
          <w:p w:rsidR="00F33D50" w:rsidRDefault="00D64B41" w:rsidP="00F33D50">
            <w:pPr>
              <w:rPr>
                <w:color w:val="000000"/>
                <w:sz w:val="22"/>
                <w:szCs w:val="22"/>
              </w:rPr>
            </w:pP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（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="00842741" w:rsidRPr="00F33D50">
              <w:rPr>
                <w:rFonts w:hint="eastAsia"/>
                <w:b/>
                <w:color w:val="000000"/>
                <w:sz w:val="22"/>
                <w:szCs w:val="22"/>
              </w:rPr>
              <w:t>+1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</w:t>
            </w:r>
            <w:r w:rsidR="007D0A31" w:rsidRPr="00F33D50">
              <w:rPr>
                <w:rFonts w:hint="eastAsia"/>
                <w:b/>
                <w:color w:val="000000"/>
                <w:sz w:val="22"/>
                <w:szCs w:val="22"/>
              </w:rPr>
              <w:t>则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下一交易日）</w:t>
            </w:r>
          </w:p>
          <w:p w:rsidR="009C2D60" w:rsidRDefault="00F42D3F" w:rsidP="00F33D50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接收开户确认文件，将</w:t>
            </w:r>
            <w:r w:rsidR="00405563">
              <w:rPr>
                <w:rFonts w:hint="eastAsia"/>
                <w:color w:val="000000"/>
                <w:sz w:val="22"/>
                <w:szCs w:val="22"/>
              </w:rPr>
              <w:t>产品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编号更新到</w:t>
            </w:r>
            <w:r w:rsidR="008101CA">
              <w:rPr>
                <w:rFonts w:hint="eastAsia"/>
                <w:color w:val="000000"/>
                <w:sz w:val="22"/>
                <w:szCs w:val="22"/>
              </w:rPr>
              <w:t>账户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中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Pr="007F1436" w:rsidRDefault="002C41F6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  <w:r w:rsidR="009C2D60">
              <w:rPr>
                <w:rFonts w:ascii="宋体" w:hAnsi="宋体" w:cs="Arial" w:hint="eastAsia"/>
                <w:iCs/>
              </w:rPr>
              <w:t>.2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申购</w:t>
            </w:r>
          </w:p>
        </w:tc>
        <w:tc>
          <w:tcPr>
            <w:tcW w:w="4782" w:type="dxa"/>
            <w:vAlign w:val="center"/>
          </w:tcPr>
          <w:p w:rsidR="00500B5B" w:rsidRPr="00B62D49" w:rsidRDefault="004C2F95" w:rsidP="00500B5B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500B5B" w:rsidRPr="00B62D49">
              <w:rPr>
                <w:rFonts w:hint="eastAsia"/>
                <w:b/>
                <w:color w:val="000000"/>
                <w:sz w:val="22"/>
                <w:szCs w:val="22"/>
              </w:rPr>
              <w:t>15</w:t>
            </w:r>
            <w:r w:rsidR="00500B5B" w:rsidRPr="00B62D49"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  <w:r w:rsidR="006D3819">
              <w:rPr>
                <w:rFonts w:hint="eastAsia"/>
                <w:b/>
                <w:color w:val="000000"/>
                <w:sz w:val="22"/>
                <w:szCs w:val="22"/>
              </w:rPr>
              <w:t>0</w:t>
            </w:r>
            <w:r w:rsidR="00347B24">
              <w:rPr>
                <w:rFonts w:hint="eastAsia"/>
                <w:b/>
                <w:color w:val="000000"/>
                <w:sz w:val="22"/>
                <w:szCs w:val="22"/>
              </w:rPr>
              <w:t>5</w:t>
            </w:r>
            <w:r w:rsidR="00A57481">
              <w:rPr>
                <w:rFonts w:hint="eastAsia"/>
                <w:b/>
                <w:color w:val="000000"/>
                <w:sz w:val="22"/>
                <w:szCs w:val="22"/>
              </w:rPr>
              <w:t>分</w:t>
            </w:r>
          </w:p>
          <w:p w:rsidR="00500B5B" w:rsidRDefault="009C2D60" w:rsidP="00500B5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、统计</w:t>
            </w:r>
            <w:r>
              <w:rPr>
                <w:rFonts w:hint="eastAsia"/>
                <w:color w:val="000000"/>
                <w:sz w:val="22"/>
                <w:szCs w:val="22"/>
              </w:rPr>
              <w:t>T-1</w:t>
            </w:r>
            <w:r w:rsidR="00500B5B">
              <w:rPr>
                <w:rFonts w:hint="eastAsia"/>
                <w:color w:val="000000"/>
                <w:sz w:val="22"/>
                <w:szCs w:val="22"/>
              </w:rPr>
              <w:t>自然</w:t>
            </w:r>
            <w:r>
              <w:rPr>
                <w:rFonts w:hint="eastAsia"/>
                <w:color w:val="000000"/>
                <w:sz w:val="22"/>
                <w:szCs w:val="22"/>
              </w:rPr>
              <w:t>日</w:t>
            </w: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  <w:r>
              <w:rPr>
                <w:rFonts w:hint="eastAsia"/>
                <w:color w:val="000000"/>
                <w:sz w:val="22"/>
                <w:szCs w:val="22"/>
              </w:rPr>
              <w:t>点至</w:t>
            </w: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="00500B5B">
              <w:rPr>
                <w:rFonts w:hint="eastAsia"/>
                <w:color w:val="000000"/>
                <w:sz w:val="22"/>
                <w:szCs w:val="22"/>
              </w:rPr>
              <w:t>自然</w:t>
            </w:r>
            <w:r>
              <w:rPr>
                <w:rFonts w:hint="eastAsia"/>
                <w:color w:val="000000"/>
                <w:sz w:val="22"/>
                <w:szCs w:val="22"/>
              </w:rPr>
              <w:t>日</w:t>
            </w:r>
            <w:r>
              <w:rPr>
                <w:rFonts w:hint="eastAsia"/>
                <w:color w:val="000000"/>
                <w:sz w:val="22"/>
                <w:szCs w:val="22"/>
              </w:rPr>
              <w:t>15</w:t>
            </w:r>
            <w:r>
              <w:rPr>
                <w:rFonts w:hint="eastAsia"/>
                <w:color w:val="000000"/>
                <w:sz w:val="22"/>
                <w:szCs w:val="22"/>
              </w:rPr>
              <w:t>点</w:t>
            </w:r>
            <w:r w:rsidR="00553086">
              <w:rPr>
                <w:rFonts w:hint="eastAsia"/>
                <w:color w:val="000000"/>
                <w:sz w:val="22"/>
                <w:szCs w:val="22"/>
              </w:rPr>
              <w:t>投资订单</w:t>
            </w:r>
          </w:p>
          <w:p w:rsidR="00500B5B" w:rsidRDefault="00500B5B" w:rsidP="00500B5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、生成申购文件</w:t>
            </w:r>
          </w:p>
          <w:p w:rsidR="00C0074A" w:rsidRDefault="00C0074A" w:rsidP="00500B5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、发送申购文件</w:t>
            </w:r>
          </w:p>
          <w:p w:rsidR="00B62D49" w:rsidRDefault="00B62D49" w:rsidP="00500B5B">
            <w:pPr>
              <w:rPr>
                <w:color w:val="000000"/>
                <w:sz w:val="22"/>
                <w:szCs w:val="22"/>
              </w:rPr>
            </w:pPr>
          </w:p>
          <w:p w:rsidR="00071339" w:rsidRDefault="00F33D50" w:rsidP="00500B5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="00071339" w:rsidRPr="00071339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DD628D">
              <w:rPr>
                <w:rFonts w:hint="eastAsia"/>
                <w:b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</w:p>
          <w:p w:rsidR="00D256DF" w:rsidRDefault="00071339" w:rsidP="00071339">
            <w:pPr>
              <w:ind w:firstLineChars="50" w:firstLine="11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(</w:t>
            </w:r>
            <w:r w:rsidR="007C7459" w:rsidRPr="00F33D50"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="007C7459"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日为非交易日时，则下一交易日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)</w:t>
            </w:r>
            <w:r w:rsidR="00D256DF">
              <w:rPr>
                <w:rFonts w:hint="eastAsia"/>
                <w:color w:val="000000"/>
                <w:sz w:val="22"/>
                <w:szCs w:val="22"/>
              </w:rPr>
              <w:br/>
              <w:t>1</w:t>
            </w:r>
            <w:r w:rsidR="00D256DF">
              <w:rPr>
                <w:rFonts w:hint="eastAsia"/>
                <w:color w:val="000000"/>
                <w:sz w:val="22"/>
                <w:szCs w:val="22"/>
              </w:rPr>
              <w:t>、依次获取开户返回文件、申购返回文件</w:t>
            </w:r>
          </w:p>
          <w:p w:rsidR="00D256DF" w:rsidRPr="00500B5B" w:rsidRDefault="00D256DF" w:rsidP="00D256DF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、核对数据、生成客户首次投资的委托合同</w:t>
            </w:r>
          </w:p>
          <w:p w:rsidR="00D256DF" w:rsidRDefault="00D256DF" w:rsidP="00D256DF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、客户资金解冻归集到</w:t>
            </w:r>
            <w:r>
              <w:rPr>
                <w:rFonts w:hint="eastAsia"/>
                <w:color w:val="000000"/>
                <w:sz w:val="22"/>
                <w:szCs w:val="22"/>
              </w:rPr>
              <w:t>SPV</w:t>
            </w:r>
            <w:r>
              <w:rPr>
                <w:rFonts w:hint="eastAsia"/>
                <w:color w:val="000000"/>
                <w:sz w:val="22"/>
                <w:szCs w:val="22"/>
              </w:rPr>
              <w:t>的申购虚拟户、增加客户持有产品金额</w:t>
            </w:r>
          </w:p>
          <w:p w:rsidR="00B62D49" w:rsidRDefault="00B62D49" w:rsidP="00D256DF">
            <w:pPr>
              <w:rPr>
                <w:color w:val="000000"/>
                <w:sz w:val="22"/>
                <w:szCs w:val="22"/>
              </w:rPr>
            </w:pPr>
          </w:p>
          <w:p w:rsidR="006F30A4" w:rsidRDefault="006F30A4" w:rsidP="006F30A4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Pr="00071339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10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</w:p>
          <w:p w:rsidR="009C2D60" w:rsidRDefault="006F30A4" w:rsidP="006F30A4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(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日为非交易日时，则下一交易日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)</w:t>
            </w:r>
            <w:r w:rsidR="009C2D60" w:rsidRPr="00695391">
              <w:rPr>
                <w:rFonts w:hint="eastAsia"/>
                <w:b/>
                <w:color w:val="000000"/>
                <w:sz w:val="22"/>
                <w:szCs w:val="22"/>
              </w:rPr>
              <w:br/>
            </w:r>
            <w:r w:rsidR="00D256DF">
              <w:rPr>
                <w:rFonts w:hint="eastAsia"/>
                <w:color w:val="000000"/>
                <w:sz w:val="22"/>
                <w:szCs w:val="22"/>
              </w:rPr>
              <w:t>1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500B5B">
              <w:rPr>
                <w:rFonts w:hint="eastAsia"/>
                <w:color w:val="000000"/>
                <w:sz w:val="22"/>
                <w:szCs w:val="22"/>
              </w:rPr>
              <w:t>SPV</w:t>
            </w:r>
            <w:r w:rsidR="00500B5B">
              <w:rPr>
                <w:rFonts w:hint="eastAsia"/>
                <w:color w:val="000000"/>
                <w:sz w:val="22"/>
                <w:szCs w:val="22"/>
              </w:rPr>
              <w:t>虚拟户资金提现到实体户</w:t>
            </w:r>
            <w:r w:rsidR="00B518C2">
              <w:rPr>
                <w:rFonts w:hint="eastAsia"/>
                <w:color w:val="000000"/>
                <w:sz w:val="22"/>
                <w:szCs w:val="22"/>
              </w:rPr>
              <w:t>（</w:t>
            </w:r>
            <w:r w:rsidR="00B518C2">
              <w:rPr>
                <w:rFonts w:hint="eastAsia"/>
              </w:rPr>
              <w:t>需要根据限额进行拆单，限额暂定</w:t>
            </w:r>
            <w:r w:rsidR="00B518C2">
              <w:rPr>
                <w:rFonts w:hint="eastAsia"/>
              </w:rPr>
              <w:t>500</w:t>
            </w:r>
            <w:r w:rsidR="00B518C2">
              <w:rPr>
                <w:rFonts w:hint="eastAsia"/>
              </w:rPr>
              <w:t>万，可配置</w:t>
            </w:r>
            <w:r w:rsidR="00B518C2">
              <w:rPr>
                <w:rFonts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2C41F6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  <w:r w:rsidR="009C2D60">
              <w:rPr>
                <w:rFonts w:ascii="宋体" w:hAnsi="宋体" w:cs="Arial" w:hint="eastAsia"/>
                <w:iCs/>
              </w:rPr>
              <w:t>.3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赎回</w:t>
            </w:r>
          </w:p>
        </w:tc>
        <w:tc>
          <w:tcPr>
            <w:tcW w:w="4782" w:type="dxa"/>
            <w:vAlign w:val="center"/>
          </w:tcPr>
          <w:p w:rsidR="00553086" w:rsidRPr="002C0F6F" w:rsidRDefault="00553086" w:rsidP="00553086">
            <w:pPr>
              <w:rPr>
                <w:b/>
                <w:color w:val="000000"/>
                <w:sz w:val="22"/>
                <w:szCs w:val="22"/>
              </w:rPr>
            </w:pPr>
            <w:r w:rsidRPr="002C0F6F"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="009C2D60" w:rsidRPr="002C0F6F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9C2D60" w:rsidRPr="002C0F6F">
              <w:rPr>
                <w:rFonts w:hint="eastAsia"/>
                <w:b/>
                <w:color w:val="000000"/>
                <w:sz w:val="22"/>
                <w:szCs w:val="22"/>
              </w:rPr>
              <w:t>15</w:t>
            </w:r>
            <w:r w:rsidR="009C2D60" w:rsidRPr="002C0F6F"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  <w:r w:rsidR="006D3819">
              <w:rPr>
                <w:rFonts w:hint="eastAsia"/>
                <w:b/>
                <w:color w:val="000000"/>
                <w:sz w:val="22"/>
                <w:szCs w:val="22"/>
              </w:rPr>
              <w:t>0</w:t>
            </w:r>
            <w:r w:rsidR="00347B24">
              <w:rPr>
                <w:rFonts w:hint="eastAsia"/>
                <w:b/>
                <w:color w:val="000000"/>
                <w:sz w:val="22"/>
                <w:szCs w:val="22"/>
              </w:rPr>
              <w:t>5</w:t>
            </w:r>
            <w:r w:rsidR="00A57481">
              <w:rPr>
                <w:rFonts w:hint="eastAsia"/>
                <w:b/>
                <w:color w:val="000000"/>
                <w:sz w:val="22"/>
                <w:szCs w:val="22"/>
              </w:rPr>
              <w:t>分</w:t>
            </w:r>
          </w:p>
          <w:p w:rsidR="00553086" w:rsidRDefault="00553086" w:rsidP="0055308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统计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T-1</w:t>
            </w:r>
            <w:r>
              <w:rPr>
                <w:rFonts w:hint="eastAsia"/>
                <w:color w:val="000000"/>
                <w:sz w:val="22"/>
                <w:szCs w:val="22"/>
              </w:rPr>
              <w:t>自然日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15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点至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T</w:t>
            </w:r>
            <w:r>
              <w:rPr>
                <w:rFonts w:hint="eastAsia"/>
                <w:color w:val="000000"/>
                <w:sz w:val="22"/>
                <w:szCs w:val="22"/>
              </w:rPr>
              <w:t>自然日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15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点</w:t>
            </w:r>
            <w:r>
              <w:rPr>
                <w:rFonts w:hint="eastAsia"/>
                <w:color w:val="000000"/>
                <w:sz w:val="22"/>
                <w:szCs w:val="22"/>
              </w:rPr>
              <w:t>提取订单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C0074A">
              <w:rPr>
                <w:rFonts w:hint="eastAsia"/>
                <w:color w:val="000000"/>
                <w:sz w:val="22"/>
                <w:szCs w:val="22"/>
              </w:rPr>
              <w:t>生成</w:t>
            </w:r>
            <w:r>
              <w:rPr>
                <w:rFonts w:hint="eastAsia"/>
                <w:color w:val="000000"/>
                <w:sz w:val="22"/>
                <w:szCs w:val="22"/>
              </w:rPr>
              <w:t>赎回文件</w:t>
            </w:r>
          </w:p>
          <w:p w:rsidR="002C0F6F" w:rsidRDefault="00553086" w:rsidP="0055308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发送</w:t>
            </w:r>
            <w:r>
              <w:rPr>
                <w:rFonts w:hint="eastAsia"/>
                <w:color w:val="000000"/>
                <w:sz w:val="22"/>
                <w:szCs w:val="22"/>
              </w:rPr>
              <w:t>赎回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文件</w:t>
            </w:r>
          </w:p>
          <w:p w:rsidR="0078648B" w:rsidRDefault="009C2D60" w:rsidP="0078648B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br/>
            </w:r>
            <w:r w:rsidR="0078648B"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="0078648B" w:rsidRPr="00071339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EF0DEC">
              <w:rPr>
                <w:rFonts w:hint="eastAsia"/>
                <w:b/>
                <w:color w:val="000000"/>
                <w:sz w:val="22"/>
                <w:szCs w:val="22"/>
              </w:rPr>
              <w:t>1</w:t>
            </w:r>
            <w:r w:rsidR="0078648B"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</w:p>
          <w:p w:rsidR="00553086" w:rsidRPr="002C0F6F" w:rsidRDefault="0078648B" w:rsidP="0078648B">
            <w:pPr>
              <w:ind w:firstLineChars="50" w:firstLine="110"/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(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日为非交易日时，则下一交易日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)</w:t>
            </w:r>
          </w:p>
          <w:p w:rsidR="00553086" w:rsidRDefault="00553086" w:rsidP="0055308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A617D4">
              <w:rPr>
                <w:rFonts w:hint="eastAsia"/>
                <w:color w:val="000000"/>
                <w:sz w:val="22"/>
                <w:szCs w:val="22"/>
              </w:rPr>
              <w:t>获取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赎回确认文件</w:t>
            </w:r>
          </w:p>
          <w:p w:rsidR="00553086" w:rsidRDefault="00553086" w:rsidP="00553086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、核对赎回文件</w:t>
            </w:r>
          </w:p>
          <w:p w:rsidR="009D1615" w:rsidRDefault="009D1615" w:rsidP="00553086">
            <w:pPr>
              <w:rPr>
                <w:color w:val="000000"/>
                <w:sz w:val="22"/>
                <w:szCs w:val="22"/>
              </w:rPr>
            </w:pPr>
          </w:p>
          <w:p w:rsidR="004904A3" w:rsidRDefault="004904A3" w:rsidP="004904A3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Pr="00071339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3E0FF8">
              <w:rPr>
                <w:rFonts w:hint="eastAsia"/>
                <w:b/>
                <w:color w:val="000000"/>
                <w:sz w:val="22"/>
                <w:szCs w:val="22"/>
              </w:rPr>
              <w:t>12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  <w:r w:rsidR="003E0FF8">
              <w:rPr>
                <w:rFonts w:hint="eastAsia"/>
                <w:b/>
                <w:color w:val="000000"/>
                <w:sz w:val="22"/>
                <w:szCs w:val="22"/>
              </w:rPr>
              <w:t>-14</w:t>
            </w:r>
            <w:r w:rsidR="003E0FF8">
              <w:rPr>
                <w:rFonts w:hint="eastAsia"/>
                <w:b/>
                <w:color w:val="000000"/>
                <w:sz w:val="22"/>
                <w:szCs w:val="22"/>
              </w:rPr>
              <w:t>点，</w:t>
            </w:r>
            <w:r w:rsidR="003E0FF8">
              <w:rPr>
                <w:rFonts w:hint="eastAsia"/>
                <w:b/>
                <w:color w:val="000000"/>
                <w:sz w:val="22"/>
                <w:szCs w:val="22"/>
              </w:rPr>
              <w:t>15</w:t>
            </w:r>
            <w:r w:rsidR="003E0FF8">
              <w:rPr>
                <w:rFonts w:hint="eastAsia"/>
                <w:b/>
                <w:color w:val="000000"/>
                <w:sz w:val="22"/>
                <w:szCs w:val="22"/>
              </w:rPr>
              <w:t>分钟一次</w:t>
            </w:r>
          </w:p>
          <w:p w:rsidR="00553086" w:rsidRPr="00927441" w:rsidRDefault="004904A3" w:rsidP="004904A3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(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T+1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日为非交易日时，则下一交易日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)</w:t>
            </w:r>
          </w:p>
          <w:p w:rsidR="009C2D60" w:rsidRDefault="00C60F48" w:rsidP="00C60F48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、发起对公代扣</w:t>
            </w:r>
            <w:r w:rsidR="008F2EBC">
              <w:rPr>
                <w:rFonts w:hint="eastAsia"/>
                <w:color w:val="000000"/>
                <w:sz w:val="22"/>
                <w:szCs w:val="22"/>
              </w:rPr>
              <w:t>（</w:t>
            </w:r>
            <w:r w:rsidR="008F2EBC">
              <w:rPr>
                <w:rFonts w:hint="eastAsia"/>
              </w:rPr>
              <w:t>需要根据限额进行拆单，限额暂定</w:t>
            </w:r>
            <w:r w:rsidR="008F2EBC">
              <w:rPr>
                <w:rFonts w:hint="eastAsia"/>
              </w:rPr>
              <w:t>2000</w:t>
            </w:r>
            <w:r w:rsidR="008F2EBC">
              <w:rPr>
                <w:rFonts w:hint="eastAsia"/>
              </w:rPr>
              <w:t>万，可配置</w:t>
            </w:r>
            <w:r w:rsidR="008F2EBC">
              <w:rPr>
                <w:rFonts w:hint="eastAsia"/>
                <w:color w:val="000000"/>
                <w:sz w:val="22"/>
                <w:szCs w:val="22"/>
              </w:rPr>
              <w:t>）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br/>
            </w: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  <w:r w:rsidR="009C2D60">
              <w:rPr>
                <w:rFonts w:hint="eastAsia"/>
                <w:color w:val="000000"/>
                <w:sz w:val="22"/>
                <w:szCs w:val="22"/>
              </w:rPr>
              <w:t>、资金到账后根据赎回结果将资金分配到投资人虚拟户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lastRenderedPageBreak/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2C41F6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lastRenderedPageBreak/>
              <w:t>6</w:t>
            </w:r>
            <w:r w:rsidR="009C2D60">
              <w:rPr>
                <w:rFonts w:ascii="宋体" w:hAnsi="宋体" w:cs="Arial" w:hint="eastAsia"/>
                <w:iCs/>
              </w:rPr>
              <w:t>.4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净值同步</w:t>
            </w:r>
          </w:p>
        </w:tc>
        <w:tc>
          <w:tcPr>
            <w:tcW w:w="4782" w:type="dxa"/>
            <w:vAlign w:val="center"/>
          </w:tcPr>
          <w:p w:rsidR="00CC32B9" w:rsidRDefault="00CC32B9" w:rsidP="00CC32B9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Pr="00071339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B600CC">
              <w:rPr>
                <w:rFonts w:hint="eastAsia"/>
                <w:b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</w:p>
          <w:p w:rsidR="00CC32B9" w:rsidRPr="002C0F6F" w:rsidRDefault="00CC32B9" w:rsidP="00CC32B9">
            <w:pPr>
              <w:ind w:firstLineChars="50" w:firstLine="110"/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(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日为非交易日时，则下一交易日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)</w:t>
            </w:r>
          </w:p>
          <w:p w:rsidR="009C2D60" w:rsidRDefault="009C2D60" w:rsidP="00CC32B9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、获取净值文件包括（</w:t>
            </w:r>
            <w:r>
              <w:rPr>
                <w:rFonts w:hint="eastAsia"/>
                <w:color w:val="000000"/>
                <w:sz w:val="22"/>
                <w:szCs w:val="22"/>
              </w:rPr>
              <w:t>T</w:t>
            </w:r>
            <w:r w:rsidR="00791AE6">
              <w:rPr>
                <w:rFonts w:hint="eastAsia"/>
                <w:color w:val="000000"/>
                <w:sz w:val="22"/>
                <w:szCs w:val="22"/>
              </w:rPr>
              <w:t>-1</w:t>
            </w:r>
            <w:r>
              <w:rPr>
                <w:rFonts w:hint="eastAsia"/>
                <w:color w:val="000000"/>
                <w:sz w:val="22"/>
                <w:szCs w:val="22"/>
              </w:rPr>
              <w:t>日每万份收益、七日年化收</w:t>
            </w:r>
            <w:r w:rsidR="00F93B89">
              <w:rPr>
                <w:rFonts w:hint="eastAsia"/>
                <w:color w:val="000000"/>
                <w:sz w:val="22"/>
                <w:szCs w:val="22"/>
              </w:rPr>
              <w:t>益率</w:t>
            </w:r>
            <w:r w:rsidR="000A24D7">
              <w:rPr>
                <w:rFonts w:hint="eastAsia"/>
                <w:color w:val="000000"/>
                <w:sz w:val="22"/>
                <w:szCs w:val="22"/>
              </w:rPr>
              <w:t>、</w:t>
            </w:r>
            <w:r w:rsidR="000A24D7">
              <w:rPr>
                <w:rFonts w:ascii="宋体" w:hAnsi="宋体" w:cs="Tahoma" w:hint="eastAsia"/>
              </w:rPr>
              <w:t>每日部分提取限制金额、每日暂停提取限制金额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、更新各展示页面数据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9C2D60" w:rsidRPr="007F1436" w:rsidTr="00C632AA">
        <w:tc>
          <w:tcPr>
            <w:tcW w:w="900" w:type="dxa"/>
          </w:tcPr>
          <w:p w:rsidR="009C2D60" w:rsidRDefault="002C41F6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</w:t>
            </w:r>
            <w:r w:rsidR="009C2D60">
              <w:rPr>
                <w:rFonts w:ascii="宋体" w:hAnsi="宋体" w:cs="Arial" w:hint="eastAsia"/>
                <w:iCs/>
              </w:rPr>
              <w:t>.5</w:t>
            </w:r>
          </w:p>
        </w:tc>
        <w:tc>
          <w:tcPr>
            <w:tcW w:w="2238" w:type="dxa"/>
          </w:tcPr>
          <w:p w:rsidR="009C2D60" w:rsidRDefault="009C2D60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收益同步</w:t>
            </w:r>
          </w:p>
        </w:tc>
        <w:tc>
          <w:tcPr>
            <w:tcW w:w="4782" w:type="dxa"/>
            <w:vAlign w:val="center"/>
          </w:tcPr>
          <w:p w:rsidR="0061474A" w:rsidRDefault="0061474A" w:rsidP="0061474A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Pr="00071339">
              <w:rPr>
                <w:rFonts w:hint="eastAsia"/>
                <w:b/>
                <w:color w:val="000000"/>
                <w:sz w:val="22"/>
                <w:szCs w:val="22"/>
              </w:rPr>
              <w:t>日</w:t>
            </w:r>
            <w:r w:rsidR="00B600CC">
              <w:rPr>
                <w:rFonts w:hint="eastAsia"/>
                <w:b/>
                <w:color w:val="000000"/>
                <w:sz w:val="22"/>
                <w:szCs w:val="22"/>
              </w:rPr>
              <w:t>3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</w:p>
          <w:p w:rsidR="0061474A" w:rsidRPr="002C0F6F" w:rsidRDefault="0061474A" w:rsidP="0061474A">
            <w:pPr>
              <w:ind w:firstLineChars="50" w:firstLine="110"/>
              <w:rPr>
                <w:b/>
                <w:color w:val="000000"/>
                <w:sz w:val="22"/>
                <w:szCs w:val="22"/>
              </w:rPr>
            </w:pPr>
            <w:r>
              <w:rPr>
                <w:rFonts w:hint="eastAsia"/>
                <w:b/>
                <w:color w:val="000000"/>
                <w:sz w:val="22"/>
                <w:szCs w:val="22"/>
              </w:rPr>
              <w:t>(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T</w:t>
            </w:r>
            <w:r w:rsidRPr="00F33D50">
              <w:rPr>
                <w:rFonts w:hint="eastAsia"/>
                <w:b/>
                <w:color w:val="000000"/>
                <w:sz w:val="22"/>
                <w:szCs w:val="22"/>
              </w:rPr>
              <w:t>日为非交易日时，则下一交易日</w:t>
            </w:r>
            <w:r>
              <w:rPr>
                <w:rFonts w:hint="eastAsia"/>
                <w:b/>
                <w:color w:val="000000"/>
                <w:sz w:val="22"/>
                <w:szCs w:val="22"/>
              </w:rPr>
              <w:t>)</w:t>
            </w:r>
          </w:p>
          <w:p w:rsidR="009C2D60" w:rsidRDefault="009C2D60" w:rsidP="006C4D67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、获取收益分配文件</w:t>
            </w:r>
            <w:r w:rsidR="00F93B89">
              <w:rPr>
                <w:rFonts w:hint="eastAsia"/>
                <w:color w:val="000000"/>
                <w:sz w:val="22"/>
                <w:szCs w:val="22"/>
              </w:rPr>
              <w:t>（</w:t>
            </w:r>
            <w:r w:rsidR="00F93B89">
              <w:rPr>
                <w:rFonts w:hint="eastAsia"/>
                <w:color w:val="000000"/>
                <w:sz w:val="22"/>
                <w:szCs w:val="22"/>
              </w:rPr>
              <w:t>T</w:t>
            </w:r>
            <w:r w:rsidR="00E20316">
              <w:rPr>
                <w:rFonts w:hint="eastAsia"/>
                <w:color w:val="000000"/>
                <w:sz w:val="22"/>
                <w:szCs w:val="22"/>
              </w:rPr>
              <w:t>-1</w:t>
            </w:r>
            <w:r w:rsidR="00F93B89">
              <w:rPr>
                <w:rFonts w:hint="eastAsia"/>
                <w:color w:val="000000"/>
                <w:sz w:val="22"/>
                <w:szCs w:val="22"/>
              </w:rPr>
              <w:t>日收益、累计收益、近一周投资收益、近一个月投资收益）</w:t>
            </w:r>
            <w:r>
              <w:rPr>
                <w:rFonts w:hint="eastAsia"/>
                <w:color w:val="000000"/>
                <w:sz w:val="22"/>
                <w:szCs w:val="22"/>
              </w:rPr>
              <w:br/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、更新到客户</w:t>
            </w:r>
            <w:r w:rsidR="00A352E7">
              <w:rPr>
                <w:rFonts w:hint="eastAsia"/>
                <w:color w:val="000000"/>
                <w:sz w:val="22"/>
                <w:szCs w:val="22"/>
              </w:rPr>
              <w:t>零活宝</w:t>
            </w:r>
            <w:r w:rsidR="003A508E">
              <w:rPr>
                <w:rFonts w:hint="eastAsia"/>
                <w:color w:val="000000"/>
                <w:sz w:val="22"/>
                <w:szCs w:val="22"/>
              </w:rPr>
              <w:t>金额</w:t>
            </w:r>
          </w:p>
        </w:tc>
        <w:tc>
          <w:tcPr>
            <w:tcW w:w="900" w:type="dxa"/>
            <w:vAlign w:val="center"/>
          </w:tcPr>
          <w:p w:rsidR="009C2D60" w:rsidRPr="007F1436" w:rsidRDefault="008C1F62" w:rsidP="00C632AA">
            <w:pPr>
              <w:jc w:val="center"/>
              <w:rPr>
                <w:rFonts w:ascii="宋体" w:hAnsi="宋体" w:cs="Arial"/>
                <w:sz w:val="16"/>
              </w:rPr>
            </w:pPr>
            <w:r>
              <w:rPr>
                <w:rFonts w:ascii="宋体" w:hAnsi="宋体" w:cs="Arial" w:hint="eastAsia"/>
                <w:sz w:val="16"/>
              </w:rPr>
              <w:t>1</w:t>
            </w:r>
          </w:p>
        </w:tc>
      </w:tr>
      <w:tr w:rsidR="00EE265F" w:rsidRPr="007F1436" w:rsidTr="00C632AA">
        <w:tc>
          <w:tcPr>
            <w:tcW w:w="900" w:type="dxa"/>
          </w:tcPr>
          <w:p w:rsidR="00EE265F" w:rsidRDefault="00EE265F" w:rsidP="00C632AA">
            <w:pPr>
              <w:ind w:firstLineChars="50" w:firstLine="105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6.6</w:t>
            </w:r>
          </w:p>
        </w:tc>
        <w:tc>
          <w:tcPr>
            <w:tcW w:w="2238" w:type="dxa"/>
          </w:tcPr>
          <w:p w:rsidR="00EE265F" w:rsidRDefault="00EE265F" w:rsidP="00C632AA">
            <w:pPr>
              <w:jc w:val="left"/>
              <w:rPr>
                <w:rFonts w:ascii="宋体" w:hAnsi="宋体" w:cs="Arial"/>
                <w:iCs/>
              </w:rPr>
            </w:pPr>
            <w:r>
              <w:rPr>
                <w:rFonts w:ascii="宋体" w:hAnsi="宋体" w:cs="Arial" w:hint="eastAsia"/>
                <w:iCs/>
              </w:rPr>
              <w:t>产品状态变更</w:t>
            </w:r>
          </w:p>
        </w:tc>
        <w:tc>
          <w:tcPr>
            <w:tcW w:w="4782" w:type="dxa"/>
            <w:vAlign w:val="center"/>
          </w:tcPr>
          <w:p w:rsidR="00AF1460" w:rsidRPr="00AF1460" w:rsidRDefault="00EE265F" w:rsidP="00F93B89">
            <w:pPr>
              <w:rPr>
                <w:b/>
                <w:color w:val="000000"/>
                <w:sz w:val="22"/>
                <w:szCs w:val="22"/>
              </w:rPr>
            </w:pPr>
            <w:r w:rsidRPr="00AF1460">
              <w:rPr>
                <w:rFonts w:hint="eastAsia"/>
                <w:b/>
                <w:color w:val="000000"/>
                <w:sz w:val="22"/>
                <w:szCs w:val="22"/>
              </w:rPr>
              <w:t>每交易日</w:t>
            </w:r>
            <w:r w:rsidRPr="00AF1460">
              <w:rPr>
                <w:rFonts w:hint="eastAsia"/>
                <w:b/>
                <w:color w:val="000000"/>
                <w:sz w:val="22"/>
                <w:szCs w:val="22"/>
              </w:rPr>
              <w:t>15</w:t>
            </w:r>
            <w:r w:rsidRPr="00AF1460">
              <w:rPr>
                <w:rFonts w:hint="eastAsia"/>
                <w:b/>
                <w:color w:val="000000"/>
                <w:sz w:val="22"/>
                <w:szCs w:val="22"/>
              </w:rPr>
              <w:t>点</w:t>
            </w:r>
            <w:r w:rsidRPr="00AF1460">
              <w:rPr>
                <w:rFonts w:hint="eastAsia"/>
                <w:b/>
                <w:color w:val="000000"/>
                <w:sz w:val="22"/>
                <w:szCs w:val="22"/>
              </w:rPr>
              <w:t>01</w:t>
            </w:r>
            <w:r w:rsidRPr="00AF1460">
              <w:rPr>
                <w:rFonts w:hint="eastAsia"/>
                <w:b/>
                <w:color w:val="000000"/>
                <w:sz w:val="22"/>
                <w:szCs w:val="22"/>
              </w:rPr>
              <w:t>分</w:t>
            </w:r>
          </w:p>
          <w:p w:rsidR="00EE265F" w:rsidRDefault="00EE265F" w:rsidP="00F93B89">
            <w:pPr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如果产品状态是“</w:t>
            </w:r>
            <w:r>
              <w:rPr>
                <w:rFonts w:ascii="宋体" w:hAnsi="宋体" w:cs="Arial" w:hint="eastAsia"/>
                <w:iCs/>
              </w:rPr>
              <w:t>交易日满额暂停</w:t>
            </w:r>
            <w:r w:rsidR="001963B6">
              <w:rPr>
                <w:rFonts w:ascii="宋体" w:hAnsi="宋体" w:cs="Arial" w:hint="eastAsia"/>
                <w:iCs/>
              </w:rPr>
              <w:t>投资</w:t>
            </w:r>
            <w:r>
              <w:rPr>
                <w:rFonts w:hint="eastAsia"/>
                <w:color w:val="000000"/>
                <w:sz w:val="22"/>
                <w:szCs w:val="22"/>
              </w:rPr>
              <w:t>”时，变更为“已上架”</w:t>
            </w:r>
          </w:p>
        </w:tc>
        <w:tc>
          <w:tcPr>
            <w:tcW w:w="900" w:type="dxa"/>
            <w:vAlign w:val="center"/>
          </w:tcPr>
          <w:p w:rsidR="00EE265F" w:rsidRDefault="00EE265F" w:rsidP="00C632AA">
            <w:pPr>
              <w:jc w:val="center"/>
              <w:rPr>
                <w:rFonts w:ascii="宋体" w:hAnsi="宋体" w:cs="Arial"/>
                <w:sz w:val="16"/>
              </w:rPr>
            </w:pPr>
          </w:p>
        </w:tc>
      </w:tr>
    </w:tbl>
    <w:p w:rsidR="009C2D60" w:rsidRPr="00C632AA" w:rsidRDefault="009C2D60" w:rsidP="00E5178F">
      <w:pPr>
        <w:ind w:left="420"/>
      </w:pPr>
    </w:p>
    <w:p w:rsidR="00085C01" w:rsidRPr="00C632AA" w:rsidRDefault="00085C01" w:rsidP="00E5178F">
      <w:pPr>
        <w:ind w:left="420"/>
      </w:pPr>
    </w:p>
    <w:p w:rsidR="00CF25C9" w:rsidRPr="007F1436" w:rsidRDefault="00CF25C9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5" w:name="_Toc399258276"/>
      <w:r w:rsidRPr="007F1436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Site Map</w:t>
      </w:r>
      <w:bookmarkEnd w:id="15"/>
    </w:p>
    <w:p w:rsidR="00B015C5" w:rsidRDefault="00643D72" w:rsidP="00CF25C9">
      <w:pPr>
        <w:ind w:left="420"/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>
            <wp:extent cx="5486400" cy="39909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B6E" w:rsidRPr="003D5105" w:rsidRDefault="007C10EB" w:rsidP="001C22D0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6" w:name="_Toc399258277"/>
      <w:r w:rsidRPr="003D5105">
        <w:rPr>
          <w:rFonts w:ascii="微软雅黑" w:eastAsia="微软雅黑" w:hAnsi="微软雅黑"/>
          <w:b w:val="0"/>
          <w:szCs w:val="21"/>
          <w:lang w:eastAsia="zh-TW"/>
        </w:rPr>
        <w:t>U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se </w:t>
      </w:r>
      <w:r w:rsidR="00AB7B6E" w:rsidRPr="003D5105">
        <w:rPr>
          <w:rFonts w:ascii="微软雅黑" w:eastAsia="微软雅黑" w:hAnsi="微软雅黑" w:hint="eastAsia"/>
          <w:b w:val="0"/>
          <w:szCs w:val="21"/>
          <w:lang w:eastAsia="zh-TW"/>
        </w:rPr>
        <w:t>Flow</w:t>
      </w:r>
      <w:bookmarkEnd w:id="16"/>
    </w:p>
    <w:p w:rsidR="00D93E03" w:rsidRDefault="00667EB2" w:rsidP="00AB7B6E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963B6">
        <w:rPr>
          <w:rFonts w:hint="eastAsia"/>
        </w:rPr>
        <w:t>投资</w:t>
      </w:r>
      <w:r>
        <w:rPr>
          <w:rFonts w:hint="eastAsia"/>
        </w:rPr>
        <w:t>流程</w:t>
      </w:r>
    </w:p>
    <w:p w:rsidR="00667EB2" w:rsidRDefault="0061695D" w:rsidP="006A5F1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29300" cy="68668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上钱包业务流程-投资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8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40" w:rsidRPr="002C0F6F" w:rsidRDefault="000D6440" w:rsidP="000D6440">
      <w:pPr>
        <w:rPr>
          <w:b/>
          <w:color w:val="000000"/>
          <w:sz w:val="22"/>
          <w:szCs w:val="22"/>
        </w:rPr>
      </w:pPr>
      <w:r>
        <w:rPr>
          <w:rFonts w:hint="eastAsia"/>
          <w:noProof/>
        </w:rPr>
        <w:t>注：</w:t>
      </w:r>
      <w:r>
        <w:rPr>
          <w:rFonts w:hint="eastAsia"/>
          <w:b/>
          <w:color w:val="000000"/>
          <w:sz w:val="22"/>
          <w:szCs w:val="22"/>
        </w:rPr>
        <w:t>( T</w:t>
      </w:r>
      <w:r w:rsidR="005F6294">
        <w:rPr>
          <w:rFonts w:hint="eastAsia"/>
          <w:b/>
          <w:color w:val="000000"/>
          <w:sz w:val="22"/>
          <w:szCs w:val="22"/>
        </w:rPr>
        <w:t>+1</w:t>
      </w:r>
      <w:r>
        <w:rPr>
          <w:rFonts w:hint="eastAsia"/>
          <w:b/>
          <w:color w:val="000000"/>
          <w:sz w:val="22"/>
          <w:szCs w:val="22"/>
        </w:rPr>
        <w:t>日非交易日，</w:t>
      </w:r>
      <w:r w:rsidR="005F6294">
        <w:rPr>
          <w:rFonts w:hint="eastAsia"/>
          <w:b/>
          <w:color w:val="000000"/>
          <w:sz w:val="22"/>
          <w:szCs w:val="22"/>
        </w:rPr>
        <w:t>则为</w:t>
      </w:r>
      <w:r w:rsidR="005F6294">
        <w:rPr>
          <w:rFonts w:hint="eastAsia"/>
          <w:b/>
          <w:color w:val="000000"/>
          <w:sz w:val="22"/>
          <w:szCs w:val="22"/>
        </w:rPr>
        <w:t>T+1</w:t>
      </w:r>
      <w:r>
        <w:rPr>
          <w:rFonts w:hint="eastAsia"/>
          <w:b/>
          <w:color w:val="000000"/>
          <w:sz w:val="22"/>
          <w:szCs w:val="22"/>
        </w:rPr>
        <w:t>日后第一交易日</w:t>
      </w:r>
      <w:r>
        <w:rPr>
          <w:rFonts w:hint="eastAsia"/>
          <w:b/>
          <w:color w:val="000000"/>
          <w:sz w:val="22"/>
          <w:szCs w:val="22"/>
        </w:rPr>
        <w:t xml:space="preserve"> )</w:t>
      </w:r>
    </w:p>
    <w:p w:rsidR="000D6440" w:rsidRPr="000D6440" w:rsidRDefault="000D6440" w:rsidP="006A5F12">
      <w:pPr>
        <w:rPr>
          <w:noProof/>
        </w:rPr>
      </w:pPr>
    </w:p>
    <w:p w:rsidR="00667EB2" w:rsidRDefault="007A3FF3" w:rsidP="00AB7B6E">
      <w:pPr>
        <w:ind w:left="420"/>
      </w:pPr>
      <w:r>
        <w:rPr>
          <w:rFonts w:hint="eastAsia"/>
        </w:rPr>
        <w:t>差错处理：开户与</w:t>
      </w:r>
      <w:r w:rsidR="0090114F">
        <w:rPr>
          <w:rFonts w:hint="eastAsia"/>
        </w:rPr>
        <w:t>申购</w:t>
      </w:r>
      <w:r>
        <w:rPr>
          <w:rFonts w:hint="eastAsia"/>
        </w:rPr>
        <w:t>处理结果文件与申请文件不一致时</w:t>
      </w:r>
    </w:p>
    <w:p w:rsidR="007A3FF3" w:rsidRDefault="007A3FF3" w:rsidP="00AB7B6E">
      <w:pPr>
        <w:ind w:left="420"/>
      </w:pPr>
      <w:r>
        <w:rPr>
          <w:rFonts w:hint="eastAsia"/>
        </w:rPr>
        <w:t>开户、</w:t>
      </w:r>
      <w:r w:rsidR="0090114F">
        <w:rPr>
          <w:rFonts w:hint="eastAsia"/>
        </w:rPr>
        <w:t>申购</w:t>
      </w:r>
      <w:r>
        <w:rPr>
          <w:rFonts w:hint="eastAsia"/>
        </w:rPr>
        <w:t>结果文件中，缺失记录，认为开户、</w:t>
      </w:r>
      <w:r w:rsidR="0090114F">
        <w:rPr>
          <w:rFonts w:hint="eastAsia"/>
        </w:rPr>
        <w:t>申购</w:t>
      </w:r>
      <w:r>
        <w:rPr>
          <w:rFonts w:hint="eastAsia"/>
        </w:rPr>
        <w:t>失败</w:t>
      </w:r>
    </w:p>
    <w:p w:rsidR="007A3FF3" w:rsidRDefault="007A3FF3" w:rsidP="00AB7B6E">
      <w:pPr>
        <w:ind w:left="420"/>
      </w:pPr>
      <w:r>
        <w:rPr>
          <w:rFonts w:hint="eastAsia"/>
        </w:rPr>
        <w:t>开户、</w:t>
      </w:r>
      <w:r w:rsidR="0090114F">
        <w:rPr>
          <w:rFonts w:hint="eastAsia"/>
        </w:rPr>
        <w:t>申购</w:t>
      </w:r>
      <w:r>
        <w:rPr>
          <w:rFonts w:hint="eastAsia"/>
        </w:rPr>
        <w:t>结果文件中，多出记录，认为开户、</w:t>
      </w:r>
      <w:r w:rsidR="0090114F">
        <w:rPr>
          <w:rFonts w:hint="eastAsia"/>
        </w:rPr>
        <w:t>申购</w:t>
      </w:r>
      <w:r>
        <w:rPr>
          <w:rFonts w:hint="eastAsia"/>
        </w:rPr>
        <w:t>失败</w:t>
      </w:r>
    </w:p>
    <w:p w:rsidR="007A3FF3" w:rsidRPr="007A3FF3" w:rsidRDefault="0090114F" w:rsidP="00AB7B6E">
      <w:pPr>
        <w:ind w:left="420"/>
      </w:pPr>
      <w:r>
        <w:rPr>
          <w:rFonts w:hint="eastAsia"/>
        </w:rPr>
        <w:t>申购</w:t>
      </w:r>
      <w:r w:rsidR="007A3FF3">
        <w:rPr>
          <w:rFonts w:hint="eastAsia"/>
        </w:rPr>
        <w:t>结果文件中，投资金额不一致，认为投资失败，报警通知运营人员干预，如果</w:t>
      </w:r>
      <w:r w:rsidR="007A3FF3">
        <w:rPr>
          <w:rFonts w:hint="eastAsia"/>
        </w:rPr>
        <w:t>TA</w:t>
      </w:r>
      <w:r w:rsidR="007A3FF3">
        <w:rPr>
          <w:rFonts w:hint="eastAsia"/>
        </w:rPr>
        <w:t>中为成功，人工调整为失败</w:t>
      </w:r>
    </w:p>
    <w:p w:rsidR="00667EB2" w:rsidRPr="00840BFF" w:rsidRDefault="00667EB2" w:rsidP="00AB7B6E">
      <w:pPr>
        <w:ind w:left="420"/>
      </w:pPr>
    </w:p>
    <w:p w:rsidR="00DF6F9A" w:rsidRPr="00840BFF" w:rsidRDefault="00667EB2" w:rsidP="00AB7B6E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913FF">
        <w:rPr>
          <w:rFonts w:hint="eastAsia"/>
        </w:rPr>
        <w:t>提取</w:t>
      </w:r>
      <w:r>
        <w:rPr>
          <w:rFonts w:hint="eastAsia"/>
        </w:rPr>
        <w:t>流程</w:t>
      </w:r>
    </w:p>
    <w:p w:rsidR="001711AA" w:rsidRDefault="002B3090" w:rsidP="00096A3A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29300" cy="7569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上钱包业务流程-提取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292" w:rsidRPr="002C0F6F" w:rsidRDefault="00871D31" w:rsidP="00D20292">
      <w:pPr>
        <w:rPr>
          <w:b/>
          <w:color w:val="000000"/>
          <w:sz w:val="22"/>
          <w:szCs w:val="22"/>
        </w:rPr>
      </w:pPr>
      <w:r>
        <w:rPr>
          <w:rFonts w:hint="eastAsia"/>
          <w:noProof/>
        </w:rPr>
        <w:t>注：</w:t>
      </w:r>
      <w:r>
        <w:rPr>
          <w:rFonts w:hint="eastAsia"/>
          <w:b/>
          <w:color w:val="000000"/>
          <w:sz w:val="22"/>
          <w:szCs w:val="22"/>
        </w:rPr>
        <w:t>( T+1</w:t>
      </w:r>
      <w:r>
        <w:rPr>
          <w:rFonts w:hint="eastAsia"/>
          <w:b/>
          <w:color w:val="000000"/>
          <w:sz w:val="22"/>
          <w:szCs w:val="22"/>
        </w:rPr>
        <w:t>日非交易日，则为</w:t>
      </w:r>
      <w:r>
        <w:rPr>
          <w:rFonts w:hint="eastAsia"/>
          <w:b/>
          <w:color w:val="000000"/>
          <w:sz w:val="22"/>
          <w:szCs w:val="22"/>
        </w:rPr>
        <w:t>T+1</w:t>
      </w:r>
      <w:r>
        <w:rPr>
          <w:rFonts w:hint="eastAsia"/>
          <w:b/>
          <w:color w:val="000000"/>
          <w:sz w:val="22"/>
          <w:szCs w:val="22"/>
        </w:rPr>
        <w:t>日后第一交易日</w:t>
      </w:r>
      <w:r>
        <w:rPr>
          <w:rFonts w:hint="eastAsia"/>
          <w:b/>
          <w:color w:val="000000"/>
          <w:sz w:val="22"/>
          <w:szCs w:val="22"/>
        </w:rPr>
        <w:t xml:space="preserve"> )</w:t>
      </w:r>
    </w:p>
    <w:p w:rsidR="00864CC4" w:rsidRDefault="00864CC4" w:rsidP="00096A3A">
      <w:pPr>
        <w:rPr>
          <w:noProof/>
        </w:rPr>
      </w:pPr>
    </w:p>
    <w:p w:rsidR="00864CC4" w:rsidRDefault="00864CC4" w:rsidP="00864CC4">
      <w:pPr>
        <w:ind w:left="420"/>
      </w:pPr>
      <w:r>
        <w:rPr>
          <w:rFonts w:hint="eastAsia"/>
        </w:rPr>
        <w:t>差错处理：</w:t>
      </w:r>
      <w:r w:rsidR="00616848">
        <w:rPr>
          <w:rFonts w:hint="eastAsia"/>
        </w:rPr>
        <w:t>赎回</w:t>
      </w:r>
      <w:r>
        <w:rPr>
          <w:rFonts w:hint="eastAsia"/>
        </w:rPr>
        <w:t>处理结果文件与申请文件不一致时</w:t>
      </w:r>
    </w:p>
    <w:p w:rsidR="00864CC4" w:rsidRDefault="00616848" w:rsidP="00864CC4">
      <w:pPr>
        <w:ind w:left="420"/>
      </w:pPr>
      <w:r>
        <w:rPr>
          <w:rFonts w:hint="eastAsia"/>
        </w:rPr>
        <w:t>赎回</w:t>
      </w:r>
      <w:r w:rsidR="00864CC4">
        <w:rPr>
          <w:rFonts w:hint="eastAsia"/>
        </w:rPr>
        <w:t>结果文件中，缺失记录，认为开户、投资失败</w:t>
      </w:r>
    </w:p>
    <w:p w:rsidR="00864CC4" w:rsidRDefault="00616848" w:rsidP="00864CC4">
      <w:pPr>
        <w:ind w:left="420"/>
      </w:pPr>
      <w:r>
        <w:rPr>
          <w:rFonts w:hint="eastAsia"/>
        </w:rPr>
        <w:t>赎回</w:t>
      </w:r>
      <w:r w:rsidR="00864CC4">
        <w:rPr>
          <w:rFonts w:hint="eastAsia"/>
        </w:rPr>
        <w:t>结果文件中，多出记录，认为开户、投资失败</w:t>
      </w:r>
    </w:p>
    <w:p w:rsidR="00864CC4" w:rsidRPr="007A3FF3" w:rsidRDefault="00616848" w:rsidP="00864CC4">
      <w:pPr>
        <w:ind w:left="420"/>
      </w:pPr>
      <w:r>
        <w:rPr>
          <w:rFonts w:hint="eastAsia"/>
        </w:rPr>
        <w:lastRenderedPageBreak/>
        <w:t>赎回</w:t>
      </w:r>
      <w:r w:rsidR="00864CC4">
        <w:rPr>
          <w:rFonts w:hint="eastAsia"/>
        </w:rPr>
        <w:t>结果文件中，投资金额不一致，认为</w:t>
      </w:r>
      <w:r>
        <w:rPr>
          <w:rFonts w:hint="eastAsia"/>
        </w:rPr>
        <w:t>赎回</w:t>
      </w:r>
      <w:r w:rsidR="00864CC4">
        <w:rPr>
          <w:rFonts w:hint="eastAsia"/>
        </w:rPr>
        <w:t>失败，报警通知运营人员干预，如果</w:t>
      </w:r>
      <w:r w:rsidR="00864CC4">
        <w:rPr>
          <w:rFonts w:hint="eastAsia"/>
        </w:rPr>
        <w:t>TA</w:t>
      </w:r>
      <w:r w:rsidR="00864CC4">
        <w:rPr>
          <w:rFonts w:hint="eastAsia"/>
        </w:rPr>
        <w:t>中为成功，人工调整为失败</w:t>
      </w:r>
    </w:p>
    <w:p w:rsidR="00864CC4" w:rsidRPr="00864CC4" w:rsidRDefault="00864CC4" w:rsidP="00096A3A">
      <w:pPr>
        <w:rPr>
          <w:noProof/>
        </w:rPr>
      </w:pPr>
    </w:p>
    <w:p w:rsidR="000A02A1" w:rsidRDefault="000A02A1" w:rsidP="00E674B8">
      <w:pPr>
        <w:spacing w:line="480" w:lineRule="auto"/>
        <w:ind w:left="448"/>
      </w:pPr>
    </w:p>
    <w:p w:rsidR="00667EB2" w:rsidRDefault="00667EB2" w:rsidP="00AB7B6E">
      <w:pPr>
        <w:ind w:left="420"/>
      </w:pPr>
    </w:p>
    <w:p w:rsidR="00561727" w:rsidRDefault="00561727" w:rsidP="00AB7B6E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、产品状态</w:t>
      </w:r>
    </w:p>
    <w:p w:rsidR="00561727" w:rsidRDefault="00643D72" w:rsidP="00AB7B6E">
      <w:pPr>
        <w:ind w:left="420"/>
      </w:pPr>
      <w:r>
        <w:rPr>
          <w:noProof/>
        </w:rPr>
        <w:drawing>
          <wp:inline distT="0" distB="0" distL="0" distR="0">
            <wp:extent cx="5486400" cy="56769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EB2" w:rsidRDefault="00F605AA" w:rsidP="00AB7B6E">
      <w:pPr>
        <w:ind w:left="420"/>
      </w:pPr>
      <w:r>
        <w:rPr>
          <w:rFonts w:hint="eastAsia"/>
        </w:rPr>
        <w:t>交易日满额暂停</w:t>
      </w:r>
      <w:r w:rsidR="001963B6">
        <w:rPr>
          <w:rFonts w:hint="eastAsia"/>
        </w:rPr>
        <w:t>投资</w:t>
      </w:r>
      <w:r>
        <w:rPr>
          <w:rFonts w:hint="eastAsia"/>
        </w:rPr>
        <w:t>：</w:t>
      </w:r>
      <w:r w:rsidRPr="00F605AA">
        <w:rPr>
          <w:rFonts w:hint="eastAsia"/>
        </w:rPr>
        <w:t>交易日限额是指</w:t>
      </w:r>
      <w:r w:rsidRPr="00F605AA">
        <w:rPr>
          <w:rFonts w:hint="eastAsia"/>
        </w:rPr>
        <w:t>T-1</w:t>
      </w:r>
      <w:r w:rsidRPr="00F605AA">
        <w:rPr>
          <w:rFonts w:hint="eastAsia"/>
        </w:rPr>
        <w:t>交易日</w:t>
      </w:r>
      <w:r w:rsidRPr="00F605AA">
        <w:rPr>
          <w:rFonts w:hint="eastAsia"/>
        </w:rPr>
        <w:t>15</w:t>
      </w:r>
      <w:r w:rsidRPr="00F605AA">
        <w:rPr>
          <w:rFonts w:hint="eastAsia"/>
        </w:rPr>
        <w:t>点至</w:t>
      </w:r>
      <w:r w:rsidRPr="00F605AA">
        <w:rPr>
          <w:rFonts w:hint="eastAsia"/>
        </w:rPr>
        <w:t>T</w:t>
      </w:r>
      <w:r w:rsidRPr="00F605AA">
        <w:rPr>
          <w:rFonts w:hint="eastAsia"/>
        </w:rPr>
        <w:t>交易日</w:t>
      </w:r>
      <w:r w:rsidRPr="00F605AA">
        <w:rPr>
          <w:rFonts w:hint="eastAsia"/>
        </w:rPr>
        <w:t>15</w:t>
      </w:r>
      <w:r w:rsidRPr="00F605AA">
        <w:rPr>
          <w:rFonts w:hint="eastAsia"/>
        </w:rPr>
        <w:t>点，</w:t>
      </w:r>
      <w:r w:rsidR="001963B6">
        <w:rPr>
          <w:rFonts w:hint="eastAsia"/>
        </w:rPr>
        <w:t>投资</w:t>
      </w:r>
      <w:r w:rsidRPr="00F605AA">
        <w:rPr>
          <w:rFonts w:hint="eastAsia"/>
        </w:rPr>
        <w:t>总额限制。当超过限额时需要暂停</w:t>
      </w:r>
      <w:r w:rsidR="001963B6">
        <w:rPr>
          <w:rFonts w:hint="eastAsia"/>
        </w:rPr>
        <w:t>投资</w:t>
      </w:r>
      <w:r w:rsidRPr="00F605AA">
        <w:rPr>
          <w:rFonts w:hint="eastAsia"/>
        </w:rPr>
        <w:t>，将产品状态变更为“交易日满额暂停</w:t>
      </w:r>
      <w:r w:rsidR="001963B6">
        <w:rPr>
          <w:rFonts w:hint="eastAsia"/>
        </w:rPr>
        <w:t>投资</w:t>
      </w:r>
      <w:r w:rsidRPr="00F605AA">
        <w:rPr>
          <w:rFonts w:hint="eastAsia"/>
        </w:rPr>
        <w:t>”，</w:t>
      </w:r>
      <w:r w:rsidRPr="00F605AA">
        <w:rPr>
          <w:rFonts w:hint="eastAsia"/>
        </w:rPr>
        <w:t>T</w:t>
      </w:r>
      <w:r w:rsidRPr="00F605AA">
        <w:rPr>
          <w:rFonts w:hint="eastAsia"/>
        </w:rPr>
        <w:t>交易日</w:t>
      </w:r>
      <w:r w:rsidRPr="00F605AA">
        <w:rPr>
          <w:rFonts w:hint="eastAsia"/>
        </w:rPr>
        <w:t>15</w:t>
      </w:r>
      <w:r w:rsidRPr="00F605AA">
        <w:rPr>
          <w:rFonts w:hint="eastAsia"/>
        </w:rPr>
        <w:t>点将产品状态重新变更为“已上架”，</w:t>
      </w:r>
      <w:r w:rsidR="005E63D2">
        <w:rPr>
          <w:rFonts w:hint="eastAsia"/>
        </w:rPr>
        <w:t>默认</w:t>
      </w:r>
      <w:r w:rsidRPr="00F605AA">
        <w:rPr>
          <w:rFonts w:hint="eastAsia"/>
        </w:rPr>
        <w:t>限额设置为</w:t>
      </w:r>
      <w:r w:rsidRPr="00F605AA">
        <w:rPr>
          <w:rFonts w:hint="eastAsia"/>
        </w:rPr>
        <w:t>2</w:t>
      </w:r>
      <w:r w:rsidRPr="00F605AA">
        <w:rPr>
          <w:rFonts w:hint="eastAsia"/>
        </w:rPr>
        <w:t>亿</w:t>
      </w:r>
      <w:r w:rsidR="00166046">
        <w:rPr>
          <w:rFonts w:hint="eastAsia"/>
        </w:rPr>
        <w:t>，可配置</w:t>
      </w:r>
      <w:r w:rsidRPr="00F605AA">
        <w:rPr>
          <w:rFonts w:hint="eastAsia"/>
        </w:rPr>
        <w:t>。</w:t>
      </w:r>
    </w:p>
    <w:p w:rsidR="00FF14ED" w:rsidRPr="003F2B86" w:rsidRDefault="00FF14ED" w:rsidP="00AB7B6E">
      <w:pPr>
        <w:ind w:left="420"/>
      </w:pPr>
      <w:r>
        <w:rPr>
          <w:rFonts w:hint="eastAsia"/>
        </w:rPr>
        <w:t>已下架：下架后不再上架</w:t>
      </w:r>
    </w:p>
    <w:p w:rsidR="007C10EB" w:rsidRPr="003D5105" w:rsidRDefault="00101265" w:rsidP="00705673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7" w:name="_Toc399258278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页面</w:t>
      </w:r>
      <w:r w:rsidR="00DA793D" w:rsidRPr="003D5105">
        <w:rPr>
          <w:rFonts w:ascii="微软雅黑" w:eastAsia="微软雅黑" w:hAnsi="微软雅黑" w:hint="eastAsia"/>
          <w:b w:val="0"/>
          <w:szCs w:val="21"/>
          <w:lang w:eastAsia="zh-TW"/>
        </w:rPr>
        <w:t>模块</w:t>
      </w:r>
      <w:r w:rsidR="003F6762" w:rsidRPr="003D5105">
        <w:rPr>
          <w:rFonts w:ascii="微软雅黑" w:eastAsia="微软雅黑" w:hAnsi="微软雅黑" w:hint="eastAsia"/>
          <w:b w:val="0"/>
          <w:szCs w:val="21"/>
          <w:lang w:eastAsia="zh-TW"/>
        </w:rPr>
        <w:t>说明</w:t>
      </w:r>
      <w:bookmarkEnd w:id="17"/>
    </w:p>
    <w:p w:rsidR="000954DF" w:rsidRPr="003D5105" w:rsidRDefault="000954DF" w:rsidP="00705673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8" w:name="_Toc399258279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CC0802">
        <w:rPr>
          <w:rFonts w:ascii="微软雅黑" w:eastAsia="微软雅黑" w:hAnsi="微软雅黑" w:hint="eastAsia"/>
          <w:b w:val="0"/>
          <w:szCs w:val="21"/>
        </w:rPr>
        <w:t>1.1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C631AA">
        <w:rPr>
          <w:rFonts w:ascii="微软雅黑" w:eastAsia="微软雅黑" w:hAnsi="微软雅黑" w:hint="eastAsia"/>
          <w:b w:val="0"/>
          <w:szCs w:val="21"/>
        </w:rPr>
        <w:t>产品录入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  <w:bookmarkEnd w:id="18"/>
    </w:p>
    <w:p w:rsidR="00A13F87" w:rsidRPr="00042EA4" w:rsidRDefault="00A13F87" w:rsidP="003F48B1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947"/>
        <w:gridCol w:w="7079"/>
      </w:tblGrid>
      <w:tr w:rsidR="00DA793D">
        <w:tc>
          <w:tcPr>
            <w:tcW w:w="9026" w:type="dxa"/>
            <w:gridSpan w:val="2"/>
          </w:tcPr>
          <w:p w:rsidR="00C50A93" w:rsidRDefault="00C631AA" w:rsidP="001422E9">
            <w:pPr>
              <w:numPr>
                <w:ilvl w:val="1"/>
                <w:numId w:val="3"/>
              </w:num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>产品查询</w:t>
            </w:r>
          </w:p>
          <w:p w:rsidR="00C50A93" w:rsidRPr="00101265" w:rsidRDefault="00C50A93" w:rsidP="00C50A93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C16A9F" w:rsidTr="008B34D1">
        <w:tc>
          <w:tcPr>
            <w:tcW w:w="1947" w:type="dxa"/>
          </w:tcPr>
          <w:p w:rsidR="00C16A9F" w:rsidRDefault="00C16A9F" w:rsidP="00DA793D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7079" w:type="dxa"/>
          </w:tcPr>
          <w:p w:rsidR="00C16A9F" w:rsidRDefault="00C16A9F" w:rsidP="00DA793D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653AEA" w:rsidTr="008B34D1">
        <w:tc>
          <w:tcPr>
            <w:tcW w:w="1947" w:type="dxa"/>
          </w:tcPr>
          <w:p w:rsidR="00653AEA" w:rsidRDefault="00653AEA" w:rsidP="00DA793D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7079" w:type="dxa"/>
          </w:tcPr>
          <w:p w:rsidR="00653AEA" w:rsidRPr="00653AEA" w:rsidRDefault="00653AEA" w:rsidP="00DA793D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A793D" w:rsidTr="008B34D1">
        <w:tc>
          <w:tcPr>
            <w:tcW w:w="1947" w:type="dxa"/>
          </w:tcPr>
          <w:p w:rsidR="00DA793D" w:rsidRPr="000B4091" w:rsidRDefault="00FC40A5" w:rsidP="00DA793D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</w:t>
            </w:r>
            <w:r w:rsidR="000B4091"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说明</w:t>
            </w:r>
          </w:p>
        </w:tc>
        <w:tc>
          <w:tcPr>
            <w:tcW w:w="7079" w:type="dxa"/>
          </w:tcPr>
          <w:p w:rsidR="009C346E" w:rsidRDefault="00C631AA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1、产品查询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11"/>
              <w:gridCol w:w="1365"/>
              <w:gridCol w:w="3544"/>
            </w:tblGrid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字段名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类型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备注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产品类型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下拉框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新增“</w:t>
                  </w:r>
                  <w:r w:rsidR="00A352E7">
                    <w:rPr>
                      <w:rFonts w:ascii="宋体" w:hAnsi="宋体" w:hint="eastAsia"/>
                      <w:sz w:val="20"/>
                      <w:szCs w:val="20"/>
                    </w:rPr>
                    <w:t>零活宝</w:t>
                  </w: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”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产品名称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输入框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产品编号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输入框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产品状态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下拉框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全部、已保存、已打回、审核通过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创建开始时间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时间控件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默认为空</w:t>
                  </w:r>
                </w:p>
              </w:tc>
            </w:tr>
            <w:tr w:rsidR="0022735A" w:rsidRPr="00C632AA" w:rsidTr="00C632AA">
              <w:tc>
                <w:tcPr>
                  <w:tcW w:w="1511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创建结束时间</w:t>
                  </w:r>
                </w:p>
              </w:tc>
              <w:tc>
                <w:tcPr>
                  <w:tcW w:w="1365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时间控件</w:t>
                  </w:r>
                </w:p>
              </w:tc>
              <w:tc>
                <w:tcPr>
                  <w:tcW w:w="3544" w:type="dxa"/>
                  <w:shd w:val="clear" w:color="auto" w:fill="auto"/>
                </w:tcPr>
                <w:p w:rsidR="0022735A" w:rsidRPr="00C632AA" w:rsidRDefault="0022735A" w:rsidP="00C632AA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默认系统当日</w:t>
                  </w:r>
                </w:p>
              </w:tc>
            </w:tr>
          </w:tbl>
          <w:p w:rsidR="00C631AA" w:rsidRDefault="00C631AA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2、产品单笔新增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235"/>
              <w:gridCol w:w="850"/>
              <w:gridCol w:w="3402"/>
            </w:tblGrid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字段名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类型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22735A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备注</w:t>
                  </w:r>
                </w:p>
              </w:tc>
            </w:tr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8B34D1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产品名称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8B34D1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起投金额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必填，整数，保留到个位</w:t>
                  </w:r>
                </w:p>
              </w:tc>
            </w:tr>
            <w:tr w:rsidR="0022735A" w:rsidRPr="00C632AA" w:rsidTr="003B274C">
              <w:tc>
                <w:tcPr>
                  <w:tcW w:w="2235" w:type="dxa"/>
                  <w:shd w:val="clear" w:color="auto" w:fill="auto"/>
                </w:tcPr>
                <w:p w:rsidR="0022735A" w:rsidRPr="00C632AA" w:rsidRDefault="008B34D1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递增金额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2735A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必填，整数，保留到个位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</w:p>
              </w:tc>
            </w:tr>
            <w:tr w:rsidR="003B274C" w:rsidRPr="00C632AA" w:rsidTr="003B274C">
              <w:tc>
                <w:tcPr>
                  <w:tcW w:w="2235" w:type="dxa"/>
                  <w:shd w:val="clear" w:color="auto" w:fill="auto"/>
                </w:tcPr>
                <w:p w:rsidR="003B274C" w:rsidRPr="00C632AA" w:rsidRDefault="003B274C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协议编号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3B274C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3B274C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C632AA">
                    <w:rPr>
                      <w:rFonts w:ascii="宋体" w:hAnsi="宋体" w:hint="eastAsia"/>
                      <w:sz w:val="20"/>
                      <w:szCs w:val="20"/>
                    </w:rPr>
                    <w:t>受托人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0F5F88" w:rsidRPr="00C632AA" w:rsidRDefault="00BE1FDB" w:rsidP="00D14E76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</w:t>
                  </w:r>
                  <w:r w:rsidR="000F5F88">
                    <w:rPr>
                      <w:rFonts w:ascii="宋体" w:hAnsi="宋体" w:hint="eastAsia"/>
                      <w:sz w:val="20"/>
                      <w:szCs w:val="20"/>
                    </w:rPr>
                    <w:t>需要支持搜索功能，搜索虚拟户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D14E76">
                    <w:rPr>
                      <w:rFonts w:ascii="宋体" w:hAnsi="宋体" w:hint="eastAsia"/>
                      <w:sz w:val="20"/>
                      <w:szCs w:val="20"/>
                    </w:rPr>
                    <w:t>投资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户</w:t>
                  </w:r>
                </w:p>
              </w:tc>
            </w:tr>
            <w:tr w:rsidR="000F5F88" w:rsidRPr="00C632AA" w:rsidTr="003B274C">
              <w:tc>
                <w:tcPr>
                  <w:tcW w:w="2235" w:type="dxa"/>
                  <w:shd w:val="clear" w:color="auto" w:fill="auto"/>
                </w:tcPr>
                <w:p w:rsidR="000F5F88" w:rsidRPr="00C632AA" w:rsidRDefault="000F5F88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还款人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0F5F88" w:rsidRDefault="000F5F88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0F5F88" w:rsidRPr="00C632AA" w:rsidRDefault="000F5F88" w:rsidP="00D14E76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必填，需要支持搜索功能，搜索虚拟户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 w:rsidR="00D14E76">
                    <w:rPr>
                      <w:rFonts w:ascii="宋体" w:hAnsi="宋体" w:hint="eastAsia"/>
                      <w:sz w:val="20"/>
                      <w:szCs w:val="20"/>
                    </w:rPr>
                    <w:t>提取</w:t>
                  </w:r>
                  <w:r w:rsidR="00A50ED7">
                    <w:rPr>
                      <w:rFonts w:ascii="宋体" w:hAnsi="宋体" w:hint="eastAsia"/>
                      <w:sz w:val="20"/>
                      <w:szCs w:val="20"/>
                    </w:rPr>
                    <w:t>户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发行机构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托管机构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定向委托投资标的名称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定向委托投资标的类型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必填，小于50个汉字</w:t>
                  </w:r>
                </w:p>
              </w:tc>
            </w:tr>
            <w:tr w:rsidR="00BE1FDB" w:rsidRPr="00C632AA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8A6EED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Lfex</w:t>
                  </w:r>
                  <w:r w:rsidR="00BE1FDB">
                    <w:rPr>
                      <w:rFonts w:ascii="宋体" w:hAnsi="宋体" w:hint="eastAsia"/>
                      <w:sz w:val="20"/>
                      <w:szCs w:val="20"/>
                    </w:rPr>
                    <w:t>产品代码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BE1FDB" w:rsidP="00200169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字符串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BE1FDB" w:rsidRPr="00C632AA" w:rsidRDefault="00BE1FDB" w:rsidP="00C91920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</w:t>
                  </w:r>
                  <w:r w:rsidR="00D76461">
                    <w:rPr>
                      <w:rFonts w:ascii="宋体" w:hAnsi="宋体" w:hint="eastAsia"/>
                      <w:sz w:val="20"/>
                      <w:szCs w:val="20"/>
                    </w:rPr>
                    <w:t>小于</w:t>
                  </w:r>
                  <w:r w:rsidR="00C91920">
                    <w:rPr>
                      <w:rFonts w:ascii="宋体" w:hAnsi="宋体" w:hint="eastAsia"/>
                      <w:sz w:val="20"/>
                      <w:szCs w:val="20"/>
                    </w:rPr>
                    <w:t>10</w:t>
                  </w:r>
                  <w:r>
                    <w:rPr>
                      <w:rFonts w:ascii="宋体" w:hAnsi="宋体" w:hint="eastAsia"/>
                      <w:sz w:val="20"/>
                      <w:szCs w:val="20"/>
                    </w:rPr>
                    <w:t>位字符</w:t>
                  </w:r>
                </w:p>
              </w:tc>
            </w:tr>
            <w:tr w:rsidR="00BE1FDB" w:rsidRPr="00AE18FC" w:rsidTr="003B274C">
              <w:tc>
                <w:tcPr>
                  <w:tcW w:w="2235" w:type="dxa"/>
                  <w:shd w:val="clear" w:color="auto" w:fill="auto"/>
                </w:tcPr>
                <w:p w:rsidR="00BE1FDB" w:rsidRPr="00C632AA" w:rsidRDefault="00D60D5F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收益方式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BE1FDB" w:rsidRPr="00C632AA" w:rsidRDefault="00D60D5F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下拉框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AE18FC" w:rsidRDefault="00AE18FC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必填，只有一个选项</w:t>
                  </w:r>
                </w:p>
                <w:p w:rsidR="00BE1FDB" w:rsidRPr="00C632AA" w:rsidRDefault="00AE18FC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“</w:t>
                  </w:r>
                  <w:r w:rsidRPr="00AE18FC">
                    <w:rPr>
                      <w:rFonts w:ascii="宋体" w:hAnsi="宋体" w:hint="eastAsia"/>
                      <w:sz w:val="20"/>
                      <w:szCs w:val="20"/>
                    </w:rPr>
                    <w:t>每日计息，随时提取</w:t>
                  </w:r>
                  <w:r>
                    <w:rPr>
                      <w:rFonts w:ascii="宋体" w:hAnsi="宋体" w:hint="eastAsia"/>
                      <w:sz w:val="20"/>
                      <w:szCs w:val="20"/>
                    </w:rPr>
                    <w:t>”</w:t>
                  </w:r>
                </w:p>
              </w:tc>
            </w:tr>
            <w:tr w:rsidR="002D2BBF" w:rsidRPr="00AE18FC" w:rsidTr="003B274C">
              <w:tc>
                <w:tcPr>
                  <w:tcW w:w="2235" w:type="dxa"/>
                  <w:shd w:val="clear" w:color="auto" w:fill="auto"/>
                </w:tcPr>
                <w:p w:rsidR="002D2BBF" w:rsidRPr="002F3A34" w:rsidRDefault="002F3A34" w:rsidP="002F3A34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2F3A34">
                    <w:rPr>
                      <w:rFonts w:ascii="宋体" w:hAnsi="宋体" w:hint="eastAsia"/>
                      <w:sz w:val="20"/>
                      <w:szCs w:val="20"/>
                    </w:rPr>
                    <w:t>全额赎回比例上限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D2BBF" w:rsidRDefault="007406E1" w:rsidP="002F3A34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必填，小于100，保留2为小数</w:t>
                  </w:r>
                </w:p>
              </w:tc>
            </w:tr>
            <w:tr w:rsidR="002D2BBF" w:rsidRPr="00AE18FC" w:rsidTr="003B274C">
              <w:tc>
                <w:tcPr>
                  <w:tcW w:w="2235" w:type="dxa"/>
                  <w:shd w:val="clear" w:color="auto" w:fill="auto"/>
                </w:tcPr>
                <w:p w:rsidR="002D2BBF" w:rsidRDefault="002F3A34" w:rsidP="002F3A34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2F3A34">
                    <w:rPr>
                      <w:rFonts w:ascii="宋体" w:hAnsi="宋体" w:hint="eastAsia"/>
                      <w:sz w:val="20"/>
                      <w:szCs w:val="20"/>
                    </w:rPr>
                    <w:t>部分赎回比例上限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D2BBF" w:rsidRPr="002F3A34" w:rsidRDefault="007406E1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必填，小于100，保留2为小数</w:t>
                  </w:r>
                </w:p>
              </w:tc>
            </w:tr>
            <w:tr w:rsidR="002D2BBF" w:rsidRPr="00AE18FC" w:rsidTr="003B274C">
              <w:tc>
                <w:tcPr>
                  <w:tcW w:w="2235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 w:rsidRPr="002F3A34">
                    <w:rPr>
                      <w:rFonts w:ascii="宋体" w:hAnsi="宋体" w:hint="eastAsia"/>
                      <w:sz w:val="20"/>
                      <w:szCs w:val="20"/>
                    </w:rPr>
                    <w:t>单日赎回上限</w:t>
                  </w:r>
                </w:p>
              </w:tc>
              <w:tc>
                <w:tcPr>
                  <w:tcW w:w="850" w:type="dxa"/>
                  <w:shd w:val="clear" w:color="auto" w:fill="auto"/>
                </w:tcPr>
                <w:p w:rsidR="002D2BBF" w:rsidRDefault="002F3A34" w:rsidP="00BE1FDB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数字</w:t>
                  </w:r>
                </w:p>
              </w:tc>
              <w:tc>
                <w:tcPr>
                  <w:tcW w:w="3402" w:type="dxa"/>
                  <w:shd w:val="clear" w:color="auto" w:fill="auto"/>
                </w:tcPr>
                <w:p w:rsidR="002D2BBF" w:rsidRDefault="00BD71D3" w:rsidP="00BD71D3">
                  <w:pPr>
                    <w:rPr>
                      <w:rFonts w:ascii="宋体" w:hAnsi="宋体"/>
                      <w:sz w:val="20"/>
                      <w:szCs w:val="20"/>
                    </w:rPr>
                  </w:pPr>
                  <w:r>
                    <w:rPr>
                      <w:rFonts w:ascii="宋体" w:hAnsi="宋体" w:hint="eastAsia"/>
                      <w:sz w:val="20"/>
                      <w:szCs w:val="20"/>
                    </w:rPr>
                    <w:t>必填</w:t>
                  </w:r>
                  <w:r w:rsidR="002F3A34" w:rsidRPr="002F3A34">
                    <w:rPr>
                      <w:rFonts w:ascii="宋体" w:hAnsi="宋体" w:hint="eastAsia"/>
                      <w:sz w:val="20"/>
                      <w:szCs w:val="20"/>
                    </w:rPr>
                    <w:t>，</w:t>
                  </w:r>
                  <w:r>
                    <w:rPr>
                      <w:rFonts w:ascii="宋体" w:hAnsi="宋体" w:hint="eastAsia"/>
                      <w:sz w:val="20"/>
                      <w:szCs w:val="20"/>
                    </w:rPr>
                    <w:t>正整数</w:t>
                  </w:r>
                  <w:r w:rsidR="00F34056">
                    <w:rPr>
                      <w:rFonts w:ascii="宋体" w:hAnsi="宋体" w:hint="eastAsia"/>
                      <w:sz w:val="20"/>
                      <w:szCs w:val="20"/>
                    </w:rPr>
                    <w:t>，最大8位</w:t>
                  </w:r>
                </w:p>
              </w:tc>
            </w:tr>
          </w:tbl>
          <w:p w:rsidR="0022735A" w:rsidRPr="0022735A" w:rsidRDefault="0022735A" w:rsidP="00200169">
            <w:pPr>
              <w:rPr>
                <w:rFonts w:ascii="宋体" w:hAnsi="宋体"/>
                <w:sz w:val="20"/>
                <w:szCs w:val="20"/>
              </w:rPr>
            </w:pPr>
          </w:p>
          <w:p w:rsidR="00C631AA" w:rsidRDefault="008563FE" w:rsidP="00200169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</w:t>
            </w:r>
            <w:r w:rsidR="00C631AA">
              <w:rPr>
                <w:rFonts w:ascii="宋体" w:hAnsi="宋体" w:hint="eastAsia"/>
                <w:sz w:val="20"/>
                <w:szCs w:val="20"/>
              </w:rPr>
              <w:t>、产品审核</w:t>
            </w:r>
          </w:p>
          <w:p w:rsidR="00F66875" w:rsidRPr="00F66875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lastRenderedPageBreak/>
              <w:t xml:space="preserve">    审核通过：产品审核通过，进入待上架状态（审核通过后产品名称需做唯一性校验）</w:t>
            </w:r>
          </w:p>
          <w:p w:rsidR="00F66875" w:rsidRPr="00F66875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t>注：触发合同及单品页部分线上模板关联且生成对应文档（参考当P2P2模板加挂+审核通过环节交互）。</w:t>
            </w:r>
          </w:p>
          <w:p w:rsidR="00F66875" w:rsidRPr="00F66875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t xml:space="preserve">    打回：产品打回经办阶段进行修改。</w:t>
            </w:r>
          </w:p>
          <w:p w:rsidR="00F66875" w:rsidRPr="00C631AA" w:rsidRDefault="00F66875" w:rsidP="00F66875">
            <w:pPr>
              <w:rPr>
                <w:rFonts w:ascii="宋体" w:hAnsi="宋体"/>
                <w:sz w:val="20"/>
                <w:szCs w:val="20"/>
              </w:rPr>
            </w:pPr>
            <w:r w:rsidRPr="00F66875">
              <w:rPr>
                <w:rFonts w:ascii="宋体" w:hAnsi="宋体" w:hint="eastAsia"/>
                <w:sz w:val="20"/>
                <w:szCs w:val="20"/>
              </w:rPr>
              <w:t xml:space="preserve">    拒绝：产品生命周期结束。</w:t>
            </w:r>
          </w:p>
        </w:tc>
      </w:tr>
      <w:tr w:rsidR="009D64EA" w:rsidTr="008B34D1">
        <w:tc>
          <w:tcPr>
            <w:tcW w:w="1947" w:type="dxa"/>
          </w:tcPr>
          <w:p w:rsidR="009D64EA" w:rsidRPr="00653AEA" w:rsidRDefault="00A13F87" w:rsidP="00DA793D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lastRenderedPageBreak/>
              <w:t>操作的变化</w:t>
            </w:r>
          </w:p>
        </w:tc>
        <w:tc>
          <w:tcPr>
            <w:tcW w:w="7079" w:type="dxa"/>
          </w:tcPr>
          <w:p w:rsidR="00653AEA" w:rsidRPr="00A13F87" w:rsidRDefault="00653AEA" w:rsidP="000124C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653AEA" w:rsidTr="008B34D1">
        <w:tc>
          <w:tcPr>
            <w:tcW w:w="1947" w:type="dxa"/>
          </w:tcPr>
          <w:p w:rsidR="00653AEA" w:rsidRDefault="00653AEA" w:rsidP="001422E9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7079" w:type="dxa"/>
          </w:tcPr>
          <w:p w:rsidR="00653AEA" w:rsidRPr="009D64EA" w:rsidRDefault="00653AEA" w:rsidP="00C864DB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9F4BD7" w:rsidRPr="003D5105" w:rsidRDefault="009F4BD7" w:rsidP="0070567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19" w:name="_Toc399258280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</w:t>
      </w:r>
      <w:r w:rsidR="000426F6" w:rsidRPr="003D5105">
        <w:rPr>
          <w:rFonts w:ascii="微软雅黑" w:eastAsia="微软雅黑" w:hAnsi="微软雅黑" w:hint="eastAsia"/>
          <w:b w:val="0"/>
          <w:szCs w:val="21"/>
          <w:lang w:eastAsia="zh-TW"/>
        </w:rPr>
        <w:t>mockup</w:t>
      </w:r>
      <w:bookmarkEnd w:id="19"/>
    </w:p>
    <w:p w:rsidR="00A37511" w:rsidRDefault="00A37511" w:rsidP="00C40126"/>
    <w:p w:rsidR="00074B52" w:rsidRPr="003D5105" w:rsidRDefault="00074B52" w:rsidP="0070567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0" w:name="_Toc399258281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</w:t>
      </w:r>
      <w:r w:rsidR="000426F6" w:rsidRPr="003D5105">
        <w:rPr>
          <w:rFonts w:ascii="微软雅黑" w:eastAsia="微软雅黑" w:hAnsi="微软雅黑" w:hint="eastAsia"/>
          <w:b w:val="0"/>
          <w:szCs w:val="21"/>
          <w:lang w:eastAsia="zh-TW"/>
        </w:rPr>
        <w:t>出错</w:t>
      </w:r>
      <w:r w:rsidR="000426F6"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  <w:bookmarkEnd w:id="20"/>
    </w:p>
    <w:p w:rsidR="000426F6" w:rsidRPr="000426F6" w:rsidRDefault="000426F6" w:rsidP="000426F6"/>
    <w:p w:rsidR="00664D33" w:rsidRPr="003D5105" w:rsidRDefault="00664D33" w:rsidP="00664D33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1.</w:t>
      </w:r>
      <w:r w:rsidR="00DB6BC3">
        <w:rPr>
          <w:rFonts w:ascii="微软雅黑" w:eastAsia="微软雅黑" w:hAnsi="微软雅黑" w:hint="eastAsia"/>
          <w:b w:val="0"/>
          <w:szCs w:val="21"/>
        </w:rPr>
        <w:t>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B2373B">
        <w:rPr>
          <w:rFonts w:ascii="微软雅黑" w:eastAsia="微软雅黑" w:hAnsi="微软雅黑" w:hint="eastAsia"/>
          <w:b w:val="0"/>
          <w:szCs w:val="21"/>
        </w:rPr>
        <w:t>上下架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664D33" w:rsidRPr="00042EA4" w:rsidRDefault="00664D33" w:rsidP="00664D33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664D33" w:rsidTr="003F2B86">
        <w:tc>
          <w:tcPr>
            <w:tcW w:w="9026" w:type="dxa"/>
            <w:gridSpan w:val="2"/>
          </w:tcPr>
          <w:p w:rsidR="00664D33" w:rsidRDefault="00DE294E" w:rsidP="003F2B86">
            <w:pPr>
              <w:numPr>
                <w:ilvl w:val="1"/>
                <w:numId w:val="3"/>
              </w:num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>上下架</w:t>
            </w:r>
          </w:p>
          <w:p w:rsidR="00664D33" w:rsidRPr="00101265" w:rsidRDefault="00664D33" w:rsidP="003F2B86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664D33" w:rsidRDefault="00664D33" w:rsidP="003F2B86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664D33" w:rsidRPr="00653AEA" w:rsidRDefault="00664D33" w:rsidP="003F2B86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664D33" w:rsidRPr="00200169" w:rsidTr="003F2B86">
        <w:tc>
          <w:tcPr>
            <w:tcW w:w="2156" w:type="dxa"/>
          </w:tcPr>
          <w:p w:rsidR="00664D33" w:rsidRPr="000B4091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12406E" w:rsidRPr="0012406E" w:rsidRDefault="0012406E" w:rsidP="0012406E">
            <w:pPr>
              <w:rPr>
                <w:rFonts w:ascii="宋体" w:hAnsi="宋体"/>
                <w:sz w:val="20"/>
                <w:szCs w:val="20"/>
              </w:rPr>
            </w:pPr>
            <w:r w:rsidRPr="0012406E">
              <w:rPr>
                <w:rFonts w:ascii="宋体" w:hAnsi="宋体" w:hint="eastAsia"/>
                <w:sz w:val="20"/>
                <w:szCs w:val="20"/>
              </w:rPr>
              <w:t>1、产品上架支持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产品，可设置预览时间，</w:t>
            </w:r>
          </w:p>
          <w:p w:rsidR="0012406E" w:rsidRPr="0012406E" w:rsidRDefault="0012406E" w:rsidP="0012406E">
            <w:pPr>
              <w:rPr>
                <w:rFonts w:ascii="宋体" w:hAnsi="宋体"/>
                <w:sz w:val="20"/>
                <w:szCs w:val="20"/>
              </w:rPr>
            </w:pPr>
            <w:r w:rsidRPr="0012406E">
              <w:rPr>
                <w:rFonts w:ascii="宋体" w:hAnsi="宋体" w:hint="eastAsia"/>
                <w:sz w:val="20"/>
                <w:szCs w:val="20"/>
              </w:rPr>
              <w:t>2、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产品支持</w:t>
            </w:r>
            <w:r w:rsidR="00012D26">
              <w:rPr>
                <w:rFonts w:ascii="宋体" w:hAnsi="宋体" w:hint="eastAsia"/>
                <w:sz w:val="20"/>
                <w:szCs w:val="20"/>
              </w:rPr>
              <w:t>强制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下架</w:t>
            </w:r>
          </w:p>
          <w:p w:rsidR="00F1007D" w:rsidRDefault="0012406E" w:rsidP="00713E5F">
            <w:pPr>
              <w:rPr>
                <w:rFonts w:ascii="宋体" w:hAnsi="宋体"/>
                <w:sz w:val="20"/>
                <w:szCs w:val="20"/>
              </w:rPr>
            </w:pPr>
            <w:r w:rsidRPr="0012406E">
              <w:rPr>
                <w:rFonts w:ascii="宋体" w:hAnsi="宋体" w:hint="eastAsia"/>
                <w:sz w:val="20"/>
                <w:szCs w:val="20"/>
              </w:rPr>
              <w:t>3、</w:t>
            </w:r>
            <w:r w:rsidR="00F1007D">
              <w:rPr>
                <w:rFonts w:ascii="宋体" w:hAnsi="宋体" w:hint="eastAsia"/>
                <w:sz w:val="20"/>
                <w:szCs w:val="20"/>
              </w:rPr>
              <w:t>不</w:t>
            </w:r>
            <w:r w:rsidRPr="0012406E">
              <w:rPr>
                <w:rFonts w:ascii="宋体" w:hAnsi="宋体" w:hint="eastAsia"/>
                <w:sz w:val="20"/>
                <w:szCs w:val="20"/>
              </w:rPr>
              <w:t>支持陆米，不支持陆金</w:t>
            </w:r>
            <w:r w:rsidR="00713E5F">
              <w:rPr>
                <w:rFonts w:ascii="宋体" w:hAnsi="宋体" w:hint="eastAsia"/>
                <w:sz w:val="20"/>
                <w:szCs w:val="20"/>
              </w:rPr>
              <w:t>币</w:t>
            </w:r>
            <w:r w:rsidR="00EA0110">
              <w:rPr>
                <w:rFonts w:ascii="宋体" w:hAnsi="宋体" w:hint="eastAsia"/>
                <w:sz w:val="20"/>
                <w:szCs w:val="20"/>
              </w:rPr>
              <w:t>抵扣，不支持现金、陆金币</w:t>
            </w:r>
            <w:r w:rsidR="00F1007D">
              <w:rPr>
                <w:rFonts w:ascii="宋体" w:hAnsi="宋体" w:hint="eastAsia"/>
                <w:sz w:val="20"/>
                <w:szCs w:val="20"/>
              </w:rPr>
              <w:t>活动管理发放</w:t>
            </w:r>
          </w:p>
          <w:p w:rsidR="00200169" w:rsidRPr="003F2B86" w:rsidRDefault="00F1007D" w:rsidP="00713E5F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4、</w:t>
            </w:r>
            <w:r w:rsidR="0012406E" w:rsidRPr="0012406E">
              <w:rPr>
                <w:rFonts w:ascii="宋体" w:hAnsi="宋体" w:hint="eastAsia"/>
                <w:sz w:val="20"/>
                <w:szCs w:val="20"/>
              </w:rPr>
              <w:t>支持特定人组</w:t>
            </w:r>
          </w:p>
        </w:tc>
      </w:tr>
      <w:tr w:rsidR="00664D33" w:rsidTr="003F2B86">
        <w:tc>
          <w:tcPr>
            <w:tcW w:w="2156" w:type="dxa"/>
          </w:tcPr>
          <w:p w:rsidR="00664D33" w:rsidRPr="00653AEA" w:rsidRDefault="00664D33" w:rsidP="003F2B86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664D33" w:rsidRPr="00A13F87" w:rsidRDefault="00664D33" w:rsidP="003F2B86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664D33" w:rsidRPr="009D64EA" w:rsidRDefault="00664D33" w:rsidP="00DE1EB1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664D33" w:rsidRPr="003D5105" w:rsidRDefault="00664D33" w:rsidP="00664D3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664D33" w:rsidRDefault="00664D33" w:rsidP="00664D33"/>
    <w:p w:rsidR="00664D33" w:rsidRPr="003D5105" w:rsidRDefault="00664D33" w:rsidP="00664D33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664D33" w:rsidRPr="000426F6" w:rsidRDefault="00664D33" w:rsidP="00664D33"/>
    <w:p w:rsidR="00664D33" w:rsidRPr="003D5105" w:rsidRDefault="00664D33" w:rsidP="00664D33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36476C">
        <w:rPr>
          <w:rFonts w:ascii="微软雅黑" w:eastAsia="微软雅黑" w:hAnsi="微软雅黑" w:hint="eastAsia"/>
          <w:b w:val="0"/>
          <w:szCs w:val="21"/>
        </w:rPr>
        <w:t>1</w:t>
      </w:r>
      <w:r>
        <w:rPr>
          <w:rFonts w:ascii="微软雅黑" w:eastAsia="微软雅黑" w:hAnsi="微软雅黑" w:hint="eastAsia"/>
          <w:b w:val="0"/>
          <w:szCs w:val="21"/>
        </w:rPr>
        <w:t>.</w:t>
      </w:r>
      <w:r w:rsidR="0036476C">
        <w:rPr>
          <w:rFonts w:ascii="微软雅黑" w:eastAsia="微软雅黑" w:hAnsi="微软雅黑" w:hint="eastAsia"/>
          <w:b w:val="0"/>
          <w:szCs w:val="21"/>
        </w:rPr>
        <w:t>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36476C">
        <w:rPr>
          <w:rFonts w:ascii="微软雅黑" w:eastAsia="微软雅黑" w:hAnsi="微软雅黑" w:hint="eastAsia"/>
          <w:b w:val="0"/>
          <w:szCs w:val="21"/>
        </w:rPr>
        <w:t>产品状态管理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664D33" w:rsidRPr="00042EA4" w:rsidRDefault="00664D33" w:rsidP="00664D33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664D33" w:rsidTr="003F2B86">
        <w:tc>
          <w:tcPr>
            <w:tcW w:w="9026" w:type="dxa"/>
            <w:gridSpan w:val="2"/>
          </w:tcPr>
          <w:p w:rsidR="00664D33" w:rsidRDefault="00DE294E" w:rsidP="00DE294E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1.3 </w:t>
            </w:r>
            <w:r w:rsidR="007E38CF">
              <w:rPr>
                <w:rFonts w:cs="Arial" w:hint="eastAsia"/>
                <w:iCs/>
              </w:rPr>
              <w:t>产品状态管理</w:t>
            </w:r>
          </w:p>
          <w:p w:rsidR="00664D33" w:rsidRPr="00101265" w:rsidRDefault="00664D33" w:rsidP="003F2B86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664D33" w:rsidRDefault="00664D33" w:rsidP="003F2B86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664D33" w:rsidRPr="00653AEA" w:rsidRDefault="00664D33" w:rsidP="003F2B86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Pr="000B4091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758A2" w:rsidRDefault="00EF4296" w:rsidP="00AC3C23">
            <w:pPr>
              <w:rPr>
                <w:rFonts w:ascii="宋体" w:hAnsi="宋体"/>
                <w:sz w:val="20"/>
                <w:szCs w:val="20"/>
              </w:rPr>
            </w:pPr>
            <w:r w:rsidRPr="00EF4296">
              <w:rPr>
                <w:rFonts w:ascii="宋体" w:hAnsi="宋体" w:hint="eastAsia"/>
                <w:sz w:val="20"/>
                <w:szCs w:val="20"/>
              </w:rPr>
              <w:t>1</w:t>
            </w:r>
            <w:r w:rsidR="00AC3C23">
              <w:rPr>
                <w:rFonts w:ascii="宋体" w:hAnsi="宋体" w:hint="eastAsia"/>
                <w:sz w:val="20"/>
                <w:szCs w:val="20"/>
              </w:rPr>
              <w:t>、暂停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</w:p>
          <w:p w:rsidR="00AC3C23" w:rsidRPr="006D7037" w:rsidRDefault="00AC3C23" w:rsidP="00AC3C23">
            <w:pPr>
              <w:rPr>
                <w:rFonts w:ascii="宋体" w:hAnsi="宋体"/>
                <w:sz w:val="20"/>
                <w:szCs w:val="20"/>
              </w:rPr>
            </w:pPr>
            <w:r w:rsidRPr="006D7037">
              <w:rPr>
                <w:rFonts w:ascii="宋体" w:hAnsi="宋体" w:hint="eastAsia"/>
                <w:sz w:val="20"/>
                <w:szCs w:val="20"/>
              </w:rPr>
              <w:t>当产品状态为“已上架”时，可变更为“运营暂停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6D7037">
              <w:rPr>
                <w:rFonts w:ascii="宋体" w:hAnsi="宋体" w:hint="eastAsia"/>
                <w:sz w:val="20"/>
                <w:szCs w:val="20"/>
              </w:rPr>
              <w:t>”</w:t>
            </w:r>
            <w:r w:rsidR="00D9491A">
              <w:rPr>
                <w:rFonts w:ascii="宋体" w:hAnsi="宋体" w:hint="eastAsia"/>
                <w:sz w:val="20"/>
                <w:szCs w:val="20"/>
              </w:rPr>
              <w:t>；</w:t>
            </w:r>
          </w:p>
          <w:p w:rsidR="00AC3C23" w:rsidRPr="003F2B86" w:rsidRDefault="00AC3C23" w:rsidP="00AC3C23">
            <w:pPr>
              <w:rPr>
                <w:rFonts w:ascii="宋体" w:hAnsi="宋体"/>
                <w:sz w:val="20"/>
                <w:szCs w:val="20"/>
              </w:rPr>
            </w:pPr>
            <w:r w:rsidRPr="006D7037">
              <w:rPr>
                <w:rFonts w:ascii="宋体" w:hAnsi="宋体" w:hint="eastAsia"/>
                <w:sz w:val="20"/>
                <w:szCs w:val="20"/>
              </w:rPr>
              <w:t>当</w:t>
            </w:r>
            <w:r w:rsidR="006D7037">
              <w:rPr>
                <w:rFonts w:ascii="宋体" w:hAnsi="宋体" w:hint="eastAsia"/>
                <w:sz w:val="20"/>
                <w:szCs w:val="20"/>
              </w:rPr>
              <w:t>产品</w:t>
            </w:r>
            <w:r w:rsidRPr="006D7037">
              <w:rPr>
                <w:rFonts w:ascii="宋体" w:hAnsi="宋体" w:hint="eastAsia"/>
                <w:sz w:val="20"/>
                <w:szCs w:val="20"/>
              </w:rPr>
              <w:t>状态为</w:t>
            </w:r>
            <w:r w:rsidR="006D7037">
              <w:rPr>
                <w:rFonts w:ascii="宋体" w:hAnsi="宋体" w:hint="eastAsia"/>
                <w:sz w:val="20"/>
                <w:szCs w:val="20"/>
              </w:rPr>
              <w:t>“</w:t>
            </w:r>
            <w:r w:rsidR="006D7037" w:rsidRPr="006D7037">
              <w:rPr>
                <w:rFonts w:ascii="宋体" w:hAnsi="宋体" w:hint="eastAsia"/>
                <w:sz w:val="20"/>
                <w:szCs w:val="20"/>
              </w:rPr>
              <w:t>运营暂停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6D7037">
              <w:rPr>
                <w:rFonts w:ascii="宋体" w:hAnsi="宋体" w:hint="eastAsia"/>
                <w:sz w:val="20"/>
                <w:szCs w:val="20"/>
              </w:rPr>
              <w:t>”时，可变更为“已上架”</w:t>
            </w:r>
            <w:r w:rsidR="00D9491A">
              <w:rPr>
                <w:rFonts w:ascii="宋体" w:hAnsi="宋体" w:hint="eastAsia"/>
                <w:sz w:val="20"/>
                <w:szCs w:val="20"/>
              </w:rPr>
              <w:t>。</w:t>
            </w:r>
          </w:p>
        </w:tc>
      </w:tr>
      <w:tr w:rsidR="00664D33" w:rsidTr="003F2B86">
        <w:tc>
          <w:tcPr>
            <w:tcW w:w="2156" w:type="dxa"/>
          </w:tcPr>
          <w:p w:rsidR="00664D33" w:rsidRPr="00653AEA" w:rsidRDefault="00664D33" w:rsidP="003F2B86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664D33" w:rsidRPr="00A13F87" w:rsidRDefault="00664D33" w:rsidP="003F2B86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664D33" w:rsidTr="003F2B86">
        <w:tc>
          <w:tcPr>
            <w:tcW w:w="2156" w:type="dxa"/>
          </w:tcPr>
          <w:p w:rsidR="00664D33" w:rsidRDefault="00664D33" w:rsidP="003F2B86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664D33" w:rsidRPr="009D64EA" w:rsidRDefault="00664D33" w:rsidP="0025024C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664D33" w:rsidRPr="003D5105" w:rsidRDefault="00664D33" w:rsidP="00E52298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664D33" w:rsidRDefault="00664D33" w:rsidP="00664D33"/>
    <w:p w:rsidR="00664D33" w:rsidRPr="003D5105" w:rsidRDefault="00664D33" w:rsidP="00E52298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664D33" w:rsidRDefault="00664D33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2.1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首页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DC523B" w:rsidP="00C632AA">
            <w:pPr>
              <w:numPr>
                <w:ilvl w:val="1"/>
                <w:numId w:val="12"/>
              </w:numPr>
              <w:rPr>
                <w:rFonts w:eastAsia="PMingLiU" w:cs="Arial"/>
                <w:iCs/>
                <w:lang w:eastAsia="zh-TW"/>
              </w:rPr>
            </w:pPr>
            <w:r w:rsidRPr="00664D33">
              <w:rPr>
                <w:rFonts w:cs="Arial" w:hint="eastAsia"/>
                <w:iCs/>
              </w:rPr>
              <w:t>开户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2066925"/>
                  <wp:effectExtent l="1905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066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972806" w:rsidRDefault="00BF30FC" w:rsidP="00BF30FC">
            <w:pPr>
              <w:rPr>
                <w:rFonts w:ascii="宋体" w:hAnsi="宋体"/>
                <w:sz w:val="20"/>
                <w:szCs w:val="20"/>
              </w:rPr>
            </w:pPr>
            <w:r w:rsidRPr="00BF30FC">
              <w:rPr>
                <w:rFonts w:ascii="宋体" w:hAnsi="宋体" w:hint="eastAsia"/>
                <w:sz w:val="20"/>
                <w:szCs w:val="20"/>
              </w:rPr>
              <w:t>1、</w:t>
            </w:r>
            <w:r w:rsidR="00972806" w:rsidRPr="00BF30FC">
              <w:rPr>
                <w:rFonts w:ascii="宋体" w:hAnsi="宋体" w:hint="eastAsia"/>
                <w:sz w:val="20"/>
                <w:szCs w:val="20"/>
              </w:rPr>
              <w:t>banner中增加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972806" w:rsidRPr="00BF30FC">
              <w:rPr>
                <w:rFonts w:ascii="宋体" w:hAnsi="宋体" w:hint="eastAsia"/>
                <w:sz w:val="20"/>
                <w:szCs w:val="20"/>
              </w:rPr>
              <w:t>的宣传广告</w:t>
            </w:r>
          </w:p>
          <w:p w:rsidR="00DC523B" w:rsidRPr="00972806" w:rsidRDefault="00972806" w:rsidP="00972806">
            <w:pPr>
              <w:rPr>
                <w:rFonts w:ascii="宋体" w:hAnsi="宋体"/>
                <w:sz w:val="20"/>
                <w:szCs w:val="20"/>
              </w:rPr>
            </w:pPr>
            <w:r w:rsidRPr="00BF30FC">
              <w:rPr>
                <w:rFonts w:ascii="宋体" w:hAnsi="宋体" w:hint="eastAsia"/>
                <w:sz w:val="20"/>
                <w:szCs w:val="20"/>
              </w:rPr>
              <w:t>2、</w:t>
            </w:r>
            <w:r w:rsidR="00BF30FC" w:rsidRPr="00BF30FC">
              <w:rPr>
                <w:rFonts w:ascii="宋体" w:hAnsi="宋体" w:hint="eastAsia"/>
                <w:sz w:val="20"/>
                <w:szCs w:val="20"/>
              </w:rPr>
              <w:t>导航条的理财项目中增加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BF30FC" w:rsidRPr="00BF30FC">
              <w:rPr>
                <w:rFonts w:ascii="宋体" w:hAnsi="宋体" w:hint="eastAsia"/>
                <w:sz w:val="20"/>
                <w:szCs w:val="20"/>
              </w:rPr>
              <w:t>产品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2.2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列表页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DF7EB0" w:rsidP="00DF7EB0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2.2 </w:t>
            </w:r>
            <w:r>
              <w:rPr>
                <w:rFonts w:cs="Arial" w:hint="eastAsia"/>
                <w:iCs/>
              </w:rPr>
              <w:t>列表页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5210175"/>
                  <wp:effectExtent l="1905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521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603E20" w:rsidRDefault="00BF0A59" w:rsidP="00603E20">
            <w:pPr>
              <w:rPr>
                <w:rFonts w:ascii="宋体" w:hAnsi="宋体"/>
                <w:sz w:val="20"/>
                <w:szCs w:val="20"/>
              </w:rPr>
            </w:pPr>
            <w:r w:rsidRPr="00BF0A59">
              <w:rPr>
                <w:rFonts w:ascii="宋体" w:hAnsi="宋体" w:hint="eastAsia"/>
                <w:sz w:val="20"/>
                <w:szCs w:val="20"/>
              </w:rPr>
              <w:t>1、理财项目中增加产品类型“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BF0A59">
              <w:rPr>
                <w:rFonts w:ascii="宋体" w:hAnsi="宋体" w:hint="eastAsia"/>
                <w:sz w:val="20"/>
                <w:szCs w:val="20"/>
              </w:rPr>
              <w:t>”</w:t>
            </w:r>
          </w:p>
          <w:p w:rsidR="00DC523B" w:rsidRPr="003F2B86" w:rsidRDefault="00603E20" w:rsidP="00603E20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2、列表中</w:t>
            </w:r>
            <w:r w:rsidR="00BF0A59" w:rsidRPr="00BF0A59">
              <w:rPr>
                <w:rFonts w:ascii="宋体" w:hAnsi="宋体" w:hint="eastAsia"/>
                <w:sz w:val="20"/>
                <w:szCs w:val="20"/>
              </w:rPr>
              <w:t>展示</w:t>
            </w:r>
            <w:r>
              <w:rPr>
                <w:rFonts w:ascii="宋体" w:hAnsi="宋体" w:hint="eastAsia"/>
                <w:sz w:val="20"/>
                <w:szCs w:val="20"/>
              </w:rPr>
              <w:t>，</w:t>
            </w:r>
            <w:r w:rsidR="00BF0A59" w:rsidRPr="00BF0A59">
              <w:rPr>
                <w:rFonts w:ascii="宋体" w:hAnsi="宋体" w:hint="eastAsia"/>
                <w:sz w:val="20"/>
                <w:szCs w:val="20"/>
              </w:rPr>
              <w:t>七日年化收益率、每万份收益、投资金额（起投金额）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F35BA4" w:rsidTr="00C632AA">
        <w:tc>
          <w:tcPr>
            <w:tcW w:w="2156" w:type="dxa"/>
          </w:tcPr>
          <w:p w:rsidR="00F35BA4" w:rsidRPr="00F35BA4" w:rsidRDefault="00F35BA4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F35BA4" w:rsidRPr="00F35BA4" w:rsidRDefault="00F35BA4" w:rsidP="00F35BA4">
            <w:pPr>
              <w:ind w:left="1100" w:hangingChars="550" w:hanging="1100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大列表页面要注意对产品筛选的参数篡改，确保用户修改了不同类型的参数后页面不会返回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404, 500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，以及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java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的方法错误等。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2.3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单品页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667EB2" w:rsidP="00667EB2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2.3 </w:t>
            </w:r>
            <w:r>
              <w:rPr>
                <w:rFonts w:cs="Arial" w:hint="eastAsia"/>
                <w:iCs/>
              </w:rPr>
              <w:t>单品页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860C8B" w:rsidRPr="00860C8B" w:rsidRDefault="00860C8B" w:rsidP="00860C8B">
            <w:pPr>
              <w:rPr>
                <w:rFonts w:ascii="宋体" w:hAnsi="宋体"/>
                <w:sz w:val="20"/>
                <w:szCs w:val="20"/>
              </w:rPr>
            </w:pPr>
            <w:r w:rsidRPr="00860C8B">
              <w:rPr>
                <w:rFonts w:ascii="宋体" w:hAnsi="宋体" w:hint="eastAsia"/>
                <w:sz w:val="20"/>
                <w:szCs w:val="20"/>
              </w:rPr>
              <w:t>1、产品基本信息：产品名称、七日年化收益率、每万份收益、起息日：T（成交日）+1，下影线显示：1. 成交日：投资日前一日15：00至当日15：00；2.+1：1个交易日、起投金额（1元起）、递增金额（1元起）、收益示算：XXX元（需支持投资人输入对应值） 预计1天收益：XXX元（按投资人输入的本金及当日收益率试算对应的收益值）</w:t>
            </w:r>
          </w:p>
          <w:p w:rsidR="00860C8B" w:rsidRPr="00860C8B" w:rsidRDefault="00860C8B" w:rsidP="00860C8B">
            <w:pPr>
              <w:rPr>
                <w:rFonts w:ascii="宋体" w:hAnsi="宋体"/>
                <w:sz w:val="20"/>
                <w:szCs w:val="20"/>
              </w:rPr>
            </w:pPr>
            <w:r w:rsidRPr="00860C8B">
              <w:rPr>
                <w:rFonts w:ascii="宋体" w:hAnsi="宋体" w:hint="eastAsia"/>
                <w:sz w:val="20"/>
                <w:szCs w:val="20"/>
              </w:rPr>
              <w:t>2、项目简介（具体内容待产品出初稿）</w:t>
            </w:r>
          </w:p>
          <w:p w:rsidR="00DC523B" w:rsidRDefault="00860C8B" w:rsidP="00860C8B">
            <w:pPr>
              <w:rPr>
                <w:rFonts w:ascii="宋体" w:hAnsi="宋体"/>
                <w:sz w:val="20"/>
                <w:szCs w:val="20"/>
              </w:rPr>
            </w:pPr>
            <w:r w:rsidRPr="00860C8B">
              <w:rPr>
                <w:rFonts w:ascii="宋体" w:hAnsi="宋体" w:hint="eastAsia"/>
                <w:sz w:val="20"/>
                <w:szCs w:val="20"/>
              </w:rPr>
              <w:t>3、常见问题（同安盈类显示）（具体内容待产品出初稿）</w:t>
            </w:r>
          </w:p>
          <w:p w:rsidR="008C1085" w:rsidRPr="0082484C" w:rsidRDefault="008C1085" w:rsidP="008C1085">
            <w:pPr>
              <w:rPr>
                <w:rFonts w:ascii="宋体" w:hAnsi="宋体"/>
                <w:sz w:val="20"/>
                <w:szCs w:val="20"/>
              </w:rPr>
            </w:pPr>
            <w:r w:rsidRPr="0082484C">
              <w:rPr>
                <w:rFonts w:ascii="宋体" w:hAnsi="宋体" w:hint="eastAsia"/>
                <w:sz w:val="20"/>
                <w:szCs w:val="20"/>
              </w:rPr>
              <w:t>4、各种暂停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82484C">
              <w:rPr>
                <w:rFonts w:ascii="宋体" w:hAnsi="宋体" w:hint="eastAsia"/>
                <w:sz w:val="20"/>
                <w:szCs w:val="20"/>
              </w:rPr>
              <w:t>状态统一显示暂停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</w:p>
          <w:p w:rsidR="008C1085" w:rsidRPr="003F2B86" w:rsidRDefault="008C1085" w:rsidP="0057090F">
            <w:pPr>
              <w:rPr>
                <w:rFonts w:ascii="宋体" w:hAnsi="宋体"/>
                <w:sz w:val="20"/>
                <w:szCs w:val="20"/>
              </w:rPr>
            </w:pPr>
            <w:r w:rsidRPr="0082484C">
              <w:rPr>
                <w:rFonts w:ascii="宋体" w:hAnsi="宋体" w:hint="eastAsia"/>
                <w:sz w:val="20"/>
                <w:szCs w:val="20"/>
              </w:rPr>
              <w:t>5、判断是否超过交易日限额</w:t>
            </w:r>
            <w:r w:rsidR="0082484C">
              <w:rPr>
                <w:rFonts w:ascii="宋体" w:hAnsi="宋体" w:hint="eastAsia"/>
                <w:sz w:val="20"/>
                <w:szCs w:val="20"/>
              </w:rPr>
              <w:t>，交易日</w:t>
            </w:r>
            <w:r w:rsidR="00182A78">
              <w:rPr>
                <w:rFonts w:ascii="宋体" w:hAnsi="宋体" w:hint="eastAsia"/>
                <w:sz w:val="20"/>
                <w:szCs w:val="20"/>
              </w:rPr>
              <w:t>限额是</w:t>
            </w:r>
            <w:r w:rsidR="0082484C">
              <w:rPr>
                <w:rFonts w:ascii="宋体" w:hAnsi="宋体" w:hint="eastAsia"/>
                <w:sz w:val="20"/>
                <w:szCs w:val="20"/>
              </w:rPr>
              <w:t>指T-1交易日15点至T交易日15点，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182A78">
              <w:rPr>
                <w:rFonts w:ascii="宋体" w:hAnsi="宋体" w:hint="eastAsia"/>
                <w:sz w:val="20"/>
                <w:szCs w:val="20"/>
              </w:rPr>
              <w:t>总额</w:t>
            </w:r>
            <w:r w:rsidR="00773076">
              <w:rPr>
                <w:rFonts w:ascii="宋体" w:hAnsi="宋体" w:hint="eastAsia"/>
                <w:sz w:val="20"/>
                <w:szCs w:val="20"/>
              </w:rPr>
              <w:t>限制。当超过限额时需要暂停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182A78">
              <w:rPr>
                <w:rFonts w:ascii="宋体" w:hAnsi="宋体" w:hint="eastAsia"/>
                <w:sz w:val="20"/>
                <w:szCs w:val="20"/>
              </w:rPr>
              <w:t>，</w:t>
            </w:r>
            <w:r w:rsidR="0082484C">
              <w:rPr>
                <w:rFonts w:ascii="宋体" w:hAnsi="宋体" w:hint="eastAsia"/>
                <w:sz w:val="20"/>
                <w:szCs w:val="20"/>
              </w:rPr>
              <w:t>将产品状态变更为“</w:t>
            </w:r>
            <w:r w:rsidR="0082484C" w:rsidRPr="0082484C">
              <w:rPr>
                <w:rFonts w:ascii="宋体" w:hAnsi="宋体" w:hint="eastAsia"/>
                <w:sz w:val="20"/>
                <w:szCs w:val="20"/>
              </w:rPr>
              <w:t>交易日满额暂停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82484C">
              <w:rPr>
                <w:rFonts w:ascii="宋体" w:hAnsi="宋体" w:hint="eastAsia"/>
                <w:sz w:val="20"/>
                <w:szCs w:val="20"/>
              </w:rPr>
              <w:t>”，T交易日15点</w:t>
            </w:r>
            <w:r w:rsidR="00182A78">
              <w:rPr>
                <w:rFonts w:ascii="宋体" w:hAnsi="宋体" w:hint="eastAsia"/>
                <w:sz w:val="20"/>
                <w:szCs w:val="20"/>
              </w:rPr>
              <w:t>将产品状态重新变更</w:t>
            </w:r>
            <w:r w:rsidR="0082484C">
              <w:rPr>
                <w:rFonts w:ascii="宋体" w:hAnsi="宋体" w:hint="eastAsia"/>
                <w:sz w:val="20"/>
                <w:szCs w:val="20"/>
              </w:rPr>
              <w:t>为“已上架”</w:t>
            </w:r>
            <w:r w:rsidR="006A000F">
              <w:rPr>
                <w:rFonts w:ascii="宋体" w:hAnsi="宋体" w:hint="eastAsia"/>
                <w:sz w:val="20"/>
                <w:szCs w:val="20"/>
              </w:rPr>
              <w:t>，默契限额设置为2亿。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F35BA4" w:rsidTr="00C632AA">
        <w:tc>
          <w:tcPr>
            <w:tcW w:w="2156" w:type="dxa"/>
          </w:tcPr>
          <w:p w:rsidR="00F35BA4" w:rsidRPr="00F35BA4" w:rsidRDefault="00F35BA4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F35BA4" w:rsidRPr="00F35BA4" w:rsidRDefault="00F35BA4" w:rsidP="00C632AA">
            <w:pPr>
              <w:ind w:left="1100" w:hangingChars="550" w:hanging="1100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要注意对用户输入的校验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,</w:t>
            </w:r>
            <w:r w:rsidRPr="00F35BA4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限定用户输入的金额是两位小数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信息确认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667EB2" w:rsidP="00667EB2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lastRenderedPageBreak/>
              <w:t xml:space="preserve">3.1 </w:t>
            </w:r>
            <w:r>
              <w:rPr>
                <w:rFonts w:cs="Arial" w:hint="eastAsia"/>
                <w:iCs/>
              </w:rPr>
              <w:t>信息确认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544EE7" w:rsidP="00C632AA">
            <w:pPr>
              <w:rPr>
                <w:rFonts w:ascii="宋体" w:hAnsi="宋体"/>
                <w:sz w:val="20"/>
                <w:szCs w:val="20"/>
              </w:rPr>
            </w:pPr>
            <w:r w:rsidRPr="00544EE7">
              <w:rPr>
                <w:rFonts w:ascii="宋体" w:hAnsi="宋体" w:hint="eastAsia"/>
                <w:sz w:val="20"/>
                <w:szCs w:val="20"/>
              </w:rPr>
              <w:t>1、确认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544EE7">
              <w:rPr>
                <w:rFonts w:ascii="宋体" w:hAnsi="宋体" w:hint="eastAsia"/>
                <w:sz w:val="20"/>
                <w:szCs w:val="20"/>
              </w:rPr>
              <w:t>：</w:t>
            </w:r>
            <w:r>
              <w:rPr>
                <w:rFonts w:ascii="宋体" w:hAnsi="宋体" w:hint="eastAsia"/>
                <w:sz w:val="20"/>
                <w:szCs w:val="20"/>
              </w:rPr>
              <w:t>金额、</w:t>
            </w:r>
            <w:r w:rsidRPr="00544EE7">
              <w:rPr>
                <w:rFonts w:ascii="宋体" w:hAnsi="宋体" w:hint="eastAsia"/>
                <w:sz w:val="20"/>
                <w:szCs w:val="20"/>
              </w:rPr>
              <w:t>起息日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5E0881" w:rsidTr="00C632AA">
        <w:tc>
          <w:tcPr>
            <w:tcW w:w="2156" w:type="dxa"/>
          </w:tcPr>
          <w:p w:rsidR="005E0881" w:rsidRPr="002F7CFC" w:rsidRDefault="005E0881" w:rsidP="002F7CF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安全需求</w:t>
            </w:r>
          </w:p>
        </w:tc>
        <w:tc>
          <w:tcPr>
            <w:tcW w:w="6870" w:type="dxa"/>
          </w:tcPr>
          <w:p w:rsidR="005E0881" w:rsidRDefault="002F7CFC" w:rsidP="002F7CF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此处要注意对业务流控的安全架构设计和测试：</w:t>
            </w:r>
            <w:r w:rsidR="00702DD8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即用户在“填写投资信息</w:t>
            </w: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”、“确认合同”、“安全验证”和“完成”这些步骤间不能跳跃步骤，同时要确保“填写</w:t>
            </w:r>
            <w:r w:rsidR="00702DD8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投资</w:t>
            </w:r>
            <w:r w:rsidRPr="002F7CFC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信息”和“确认合同”这两步间的信息一致性。</w:t>
            </w:r>
          </w:p>
          <w:p w:rsidR="00F35BA4" w:rsidRPr="00F35BA4" w:rsidRDefault="00F35BA4" w:rsidP="002F7CF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用户信息篡改测试：确保用户不能用他人账户进行投资。检查投资流程中的表单中是否有hidden字段的使用，并对其进行篡改测试。用户通过类似于http header等工具对输入参数进行篡改后提交表单，则投资不能成功。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合同确认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667EB2" w:rsidP="00667EB2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3.2 </w:t>
            </w:r>
            <w:r>
              <w:rPr>
                <w:rFonts w:cs="Arial" w:hint="eastAsia"/>
                <w:iCs/>
              </w:rPr>
              <w:t>合同确认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544EE7" w:rsidP="00C632AA">
            <w:pPr>
              <w:rPr>
                <w:rFonts w:ascii="宋体" w:hAnsi="宋体"/>
                <w:sz w:val="20"/>
                <w:szCs w:val="20"/>
              </w:rPr>
            </w:pPr>
            <w:r w:rsidRPr="00544EE7">
              <w:rPr>
                <w:rFonts w:ascii="宋体" w:hAnsi="宋体" w:hint="eastAsia"/>
                <w:sz w:val="20"/>
                <w:szCs w:val="20"/>
              </w:rPr>
              <w:t>1、确认合同《</w:t>
            </w:r>
            <w:r w:rsidR="00D0511C" w:rsidRPr="00D0511C">
              <w:rPr>
                <w:rFonts w:ascii="宋体" w:hAnsi="宋体" w:hint="eastAsia"/>
                <w:sz w:val="20"/>
                <w:szCs w:val="20"/>
              </w:rPr>
              <w:t>定向委托投资管理协议</w:t>
            </w:r>
            <w:r w:rsidRPr="00544EE7">
              <w:rPr>
                <w:rFonts w:ascii="宋体" w:hAnsi="宋体" w:hint="eastAsia"/>
                <w:sz w:val="20"/>
                <w:szCs w:val="20"/>
              </w:rPr>
              <w:t>》</w:t>
            </w:r>
            <w:r w:rsidR="0005764A">
              <w:rPr>
                <w:rFonts w:ascii="宋体" w:hAnsi="宋体" w:hint="eastAsia"/>
                <w:sz w:val="20"/>
                <w:szCs w:val="20"/>
              </w:rPr>
              <w:t>，二次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="0005764A">
              <w:rPr>
                <w:rFonts w:ascii="宋体" w:hAnsi="宋体" w:hint="eastAsia"/>
                <w:sz w:val="20"/>
                <w:szCs w:val="20"/>
              </w:rPr>
              <w:t>时不需要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21052C" w:rsidTr="00C632AA">
        <w:tc>
          <w:tcPr>
            <w:tcW w:w="2156" w:type="dxa"/>
          </w:tcPr>
          <w:p w:rsidR="0021052C" w:rsidRPr="0021052C" w:rsidRDefault="0021052C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21052C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21052C" w:rsidRPr="0021052C" w:rsidRDefault="0021052C" w:rsidP="0021052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对用户的敏感信息保护：如果合同的内容涉及用户的身份证号和姓名，需要在日志中屏蔽打印。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支付确认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ED721A" w:rsidP="00ED721A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3.3 </w:t>
            </w:r>
            <w:r>
              <w:rPr>
                <w:rFonts w:cs="Arial" w:hint="eastAsia"/>
                <w:iCs/>
              </w:rPr>
              <w:t>支付确认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05764A" w:rsidRPr="0005764A" w:rsidRDefault="0005764A" w:rsidP="0005764A">
            <w:pPr>
              <w:rPr>
                <w:rFonts w:ascii="宋体" w:hAnsi="宋体"/>
                <w:sz w:val="20"/>
                <w:szCs w:val="20"/>
              </w:rPr>
            </w:pPr>
            <w:r w:rsidRPr="0005764A">
              <w:rPr>
                <w:rFonts w:ascii="宋体" w:hAnsi="宋体" w:hint="eastAsia"/>
                <w:sz w:val="20"/>
                <w:szCs w:val="20"/>
              </w:rPr>
              <w:t>1</w:t>
            </w:r>
            <w:r w:rsidR="00DC5637">
              <w:rPr>
                <w:rFonts w:ascii="宋体" w:hAnsi="宋体" w:hint="eastAsia"/>
                <w:sz w:val="20"/>
                <w:szCs w:val="20"/>
              </w:rPr>
              <w:t>、支持陆金币、余额</w:t>
            </w:r>
          </w:p>
          <w:p w:rsidR="00DC523B" w:rsidRPr="003F2B86" w:rsidRDefault="0005764A" w:rsidP="0005764A">
            <w:pPr>
              <w:rPr>
                <w:rFonts w:ascii="宋体" w:hAnsi="宋体"/>
                <w:sz w:val="20"/>
                <w:szCs w:val="20"/>
              </w:rPr>
            </w:pPr>
            <w:r w:rsidRPr="0005764A">
              <w:rPr>
                <w:rFonts w:ascii="宋体" w:hAnsi="宋体" w:hint="eastAsia"/>
                <w:sz w:val="20"/>
                <w:szCs w:val="20"/>
              </w:rPr>
              <w:t>2、密码验证通过后，资金到账时冻结客户资金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21052C" w:rsidTr="00C632AA">
        <w:tc>
          <w:tcPr>
            <w:tcW w:w="2156" w:type="dxa"/>
          </w:tcPr>
          <w:p w:rsidR="0021052C" w:rsidRPr="0021052C" w:rsidRDefault="0021052C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21052C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21052C" w:rsidRDefault="0021052C" w:rsidP="0021052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安全验证码不能在页面（包括用firebug看到的http response）和日志中打印。手机号码在页面（包括用firebug看到的http content）和日志中掩盖打印。</w:t>
            </w:r>
          </w:p>
          <w:p w:rsidR="0021052C" w:rsidRPr="0021052C" w:rsidRDefault="0021052C" w:rsidP="0021052C">
            <w:pPr>
              <w:rPr>
                <w:rFonts w:ascii="宋体" w:hAnsi="宋体"/>
                <w:color w:val="548DD4" w:themeColor="text2" w:themeTint="99"/>
                <w:sz w:val="20"/>
                <w:szCs w:val="20"/>
              </w:rPr>
            </w:pPr>
            <w:r w:rsidRPr="00F35BA4">
              <w:rPr>
                <w:rFonts w:ascii="宋体" w:hAnsi="宋体" w:hint="eastAsia"/>
                <w:color w:val="548DD4" w:themeColor="text2" w:themeTint="99"/>
                <w:sz w:val="20"/>
                <w:szCs w:val="20"/>
              </w:rPr>
              <w:t>重复提交：如果用户在最后一步重复提交投资请求后，只能确认一笔投资成功。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3.4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信息提醒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5E3DE3" w:rsidP="005E3DE3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3.4 </w:t>
            </w:r>
            <w:r>
              <w:rPr>
                <w:rFonts w:cs="Arial" w:hint="eastAsia"/>
                <w:iCs/>
              </w:rPr>
              <w:t>信息提醒</w:t>
            </w:r>
          </w:p>
          <w:p w:rsidR="00DC523B" w:rsidRPr="00101265" w:rsidRDefault="00DC523B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6A7772" w:rsidP="00C632AA">
            <w:pPr>
              <w:rPr>
                <w:rFonts w:ascii="宋体" w:hAnsi="宋体"/>
                <w:sz w:val="20"/>
                <w:szCs w:val="20"/>
              </w:rPr>
            </w:pPr>
            <w:r w:rsidRPr="006A7772">
              <w:rPr>
                <w:rFonts w:ascii="宋体" w:hAnsi="宋体" w:hint="eastAsia"/>
                <w:sz w:val="20"/>
                <w:szCs w:val="20"/>
              </w:rPr>
              <w:t>提示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6A7772">
              <w:rPr>
                <w:rFonts w:ascii="宋体" w:hAnsi="宋体" w:hint="eastAsia"/>
                <w:sz w:val="20"/>
                <w:szCs w:val="20"/>
              </w:rPr>
              <w:t>申请提交成功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帐户首页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5E3DE3" w:rsidP="005E3DE3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4.1 </w:t>
            </w:r>
            <w:r w:rsidR="00DC523B" w:rsidRPr="00664D33">
              <w:rPr>
                <w:rFonts w:cs="Arial" w:hint="eastAsia"/>
                <w:iCs/>
              </w:rPr>
              <w:t>开户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7743825"/>
                  <wp:effectExtent l="1905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74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F2344D" w:rsidP="00C632AA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模块</w:t>
            </w:r>
            <w:r w:rsidR="00126B7C" w:rsidRPr="00126B7C">
              <w:rPr>
                <w:rFonts w:ascii="宋体" w:hAnsi="宋体" w:hint="eastAsia"/>
                <w:sz w:val="20"/>
                <w:szCs w:val="20"/>
              </w:rPr>
              <w:t>1、持有项目中增加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126B7C" w:rsidRPr="00126B7C">
              <w:rPr>
                <w:rFonts w:ascii="宋体" w:hAnsi="宋体" w:hint="eastAsia"/>
                <w:sz w:val="20"/>
                <w:szCs w:val="20"/>
              </w:rPr>
              <w:t>产品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lastRenderedPageBreak/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4.2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投资统计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5E3DE3" w:rsidP="005E3DE3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4.2 </w:t>
            </w:r>
            <w:r>
              <w:rPr>
                <w:rFonts w:cs="Arial" w:hint="eastAsia"/>
                <w:iCs/>
              </w:rPr>
              <w:t>投资统计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2971800"/>
                  <wp:effectExtent l="1905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3720ED" w:rsidP="003720ED">
            <w:pPr>
              <w:rPr>
                <w:rFonts w:ascii="宋体" w:hAnsi="宋体"/>
                <w:sz w:val="20"/>
                <w:szCs w:val="20"/>
              </w:rPr>
            </w:pPr>
            <w:r w:rsidRPr="003720ED">
              <w:rPr>
                <w:rFonts w:ascii="宋体" w:hAnsi="宋体" w:hint="eastAsia"/>
                <w:sz w:val="20"/>
                <w:szCs w:val="20"/>
              </w:rPr>
              <w:t>1、投资金额增加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3720ED">
              <w:rPr>
                <w:rFonts w:ascii="宋体" w:hAnsi="宋体" w:hint="eastAsia"/>
                <w:sz w:val="20"/>
                <w:szCs w:val="20"/>
              </w:rPr>
              <w:t>投资金额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投资项目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045E1B" w:rsidP="00045E1B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4.3 </w:t>
            </w:r>
            <w:r>
              <w:rPr>
                <w:rFonts w:cs="Arial" w:hint="eastAsia"/>
                <w:iCs/>
              </w:rPr>
              <w:t>投资项目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76875" cy="2552700"/>
                  <wp:effectExtent l="19050" t="0" r="9525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875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045E1B" w:rsidRPr="003F2B86" w:rsidRDefault="008F2FA3" w:rsidP="00C632AA">
            <w:pPr>
              <w:rPr>
                <w:rFonts w:ascii="宋体" w:hAnsi="宋体"/>
                <w:sz w:val="20"/>
                <w:szCs w:val="20"/>
              </w:rPr>
            </w:pPr>
            <w:r w:rsidRPr="008F2FA3">
              <w:rPr>
                <w:rFonts w:ascii="宋体" w:hAnsi="宋体" w:hint="eastAsia"/>
                <w:sz w:val="20"/>
                <w:szCs w:val="20"/>
              </w:rPr>
              <w:t>1、增加项目标签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="00045E1B">
              <w:rPr>
                <w:rFonts w:ascii="宋体" w:hAnsi="宋体" w:hint="eastAsia"/>
                <w:sz w:val="20"/>
                <w:szCs w:val="20"/>
              </w:rPr>
              <w:t>，列表显示现金宝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4.4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项目详情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DF0F94" w:rsidP="00DF0F94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4.4 </w:t>
            </w:r>
            <w:r>
              <w:rPr>
                <w:rFonts w:cs="Arial" w:hint="eastAsia"/>
                <w:iCs/>
              </w:rPr>
              <w:t>项目详情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2867025"/>
                  <wp:effectExtent l="1905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6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9F1134" w:rsidRPr="009F1134" w:rsidRDefault="009F1134" w:rsidP="009F1134">
            <w:pPr>
              <w:rPr>
                <w:rFonts w:ascii="宋体" w:hAnsi="宋体"/>
                <w:sz w:val="20"/>
                <w:szCs w:val="20"/>
              </w:rPr>
            </w:pPr>
            <w:r w:rsidRPr="009F1134">
              <w:rPr>
                <w:rFonts w:ascii="宋体" w:hAnsi="宋体" w:hint="eastAsia"/>
                <w:sz w:val="20"/>
                <w:szCs w:val="20"/>
              </w:rPr>
              <w:t>1、计息期、投资金额（元）、状态。</w:t>
            </w:r>
          </w:p>
          <w:p w:rsidR="009F1134" w:rsidRPr="009F1134" w:rsidRDefault="009F1134" w:rsidP="009F1134">
            <w:pPr>
              <w:rPr>
                <w:rFonts w:ascii="宋体" w:hAnsi="宋体"/>
                <w:sz w:val="20"/>
                <w:szCs w:val="20"/>
              </w:rPr>
            </w:pPr>
            <w:r w:rsidRPr="009F1134">
              <w:rPr>
                <w:rFonts w:ascii="宋体" w:hAnsi="宋体" w:hint="eastAsia"/>
                <w:sz w:val="20"/>
                <w:szCs w:val="20"/>
              </w:rPr>
              <w:t>2、每万份收益、七日年化收益率、投资者对应的T-1日收益、累计收益、近一周收益、近一个月收益、披露投资期数（SPV分包后产品名称）。每日9点更新。</w:t>
            </w:r>
          </w:p>
          <w:p w:rsidR="00DC523B" w:rsidRPr="003F2B86" w:rsidRDefault="009F1134" w:rsidP="009F1134">
            <w:pPr>
              <w:rPr>
                <w:rFonts w:ascii="宋体" w:hAnsi="宋体"/>
                <w:sz w:val="20"/>
                <w:szCs w:val="20"/>
              </w:rPr>
            </w:pPr>
            <w:r w:rsidRPr="009F1134">
              <w:rPr>
                <w:rFonts w:ascii="宋体" w:hAnsi="宋体" w:hint="eastAsia"/>
                <w:sz w:val="20"/>
                <w:szCs w:val="20"/>
              </w:rPr>
              <w:t>3、具体信息更新同步时间详见产品规则中</w:t>
            </w:r>
            <w:r w:rsidR="001963B6">
              <w:rPr>
                <w:rFonts w:ascii="宋体" w:hAnsi="宋体" w:hint="eastAsia"/>
                <w:sz w:val="20"/>
                <w:szCs w:val="20"/>
              </w:rPr>
              <w:t>投资</w:t>
            </w:r>
            <w:r w:rsidRPr="009F1134">
              <w:rPr>
                <w:rFonts w:ascii="宋体" w:hAnsi="宋体" w:hint="eastAsia"/>
                <w:sz w:val="20"/>
                <w:szCs w:val="20"/>
              </w:rPr>
              <w:t>及</w:t>
            </w:r>
            <w:r w:rsidR="002913FF">
              <w:rPr>
                <w:rFonts w:ascii="宋体" w:hAnsi="宋体" w:hint="eastAsia"/>
                <w:sz w:val="20"/>
                <w:szCs w:val="20"/>
              </w:rPr>
              <w:t>提取</w:t>
            </w:r>
            <w:r w:rsidRPr="009F1134">
              <w:rPr>
                <w:rFonts w:ascii="宋体" w:hAnsi="宋体" w:hint="eastAsia"/>
                <w:sz w:val="20"/>
                <w:szCs w:val="20"/>
              </w:rPr>
              <w:t>流程。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4.5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收款明细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F437D9" w:rsidP="00F437D9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lastRenderedPageBreak/>
              <w:t xml:space="preserve">4.5 </w:t>
            </w:r>
            <w:r>
              <w:rPr>
                <w:rFonts w:cs="Arial" w:hint="eastAsia"/>
                <w:iCs/>
              </w:rPr>
              <w:t>收款明细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drawing>
                <wp:inline distT="0" distB="0" distL="0" distR="0">
                  <wp:extent cx="5486400" cy="1581150"/>
                  <wp:effectExtent l="1905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E14D8C" w:rsidP="00C632AA">
            <w:pPr>
              <w:rPr>
                <w:rFonts w:ascii="宋体" w:hAnsi="宋体"/>
                <w:sz w:val="20"/>
                <w:szCs w:val="20"/>
              </w:rPr>
            </w:pPr>
            <w:r w:rsidRPr="00E14D8C">
              <w:rPr>
                <w:rFonts w:ascii="宋体" w:hAnsi="宋体" w:hint="eastAsia"/>
                <w:sz w:val="20"/>
                <w:szCs w:val="20"/>
              </w:rPr>
              <w:t>已收款明细支持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E14D8C">
              <w:rPr>
                <w:rFonts w:ascii="宋体" w:hAnsi="宋体" w:hint="eastAsia"/>
                <w:sz w:val="20"/>
                <w:szCs w:val="20"/>
              </w:rPr>
              <w:t>产品资金变更记录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DC523B" w:rsidRPr="003D5105" w:rsidRDefault="00DC523B" w:rsidP="00DC523B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>
        <w:rPr>
          <w:rFonts w:ascii="微软雅黑" w:eastAsia="微软雅黑" w:hAnsi="微软雅黑" w:hint="eastAsia"/>
          <w:b w:val="0"/>
          <w:szCs w:val="21"/>
        </w:rPr>
        <w:t>4.6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>
        <w:rPr>
          <w:rFonts w:ascii="微软雅黑" w:eastAsia="微软雅黑" w:hAnsi="微软雅黑" w:hint="eastAsia"/>
          <w:b w:val="0"/>
          <w:szCs w:val="21"/>
        </w:rPr>
        <w:t>资金明细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DC523B" w:rsidRPr="00042EA4" w:rsidRDefault="00DC523B" w:rsidP="00DC523B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DC523B" w:rsidTr="00C632AA">
        <w:tc>
          <w:tcPr>
            <w:tcW w:w="9026" w:type="dxa"/>
            <w:gridSpan w:val="2"/>
          </w:tcPr>
          <w:p w:rsidR="00DC523B" w:rsidRDefault="00836EFE" w:rsidP="00836EFE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4.6 </w:t>
            </w:r>
            <w:r>
              <w:rPr>
                <w:rFonts w:cs="Arial" w:hint="eastAsia"/>
                <w:iCs/>
              </w:rPr>
              <w:t>资金明细</w:t>
            </w:r>
          </w:p>
          <w:p w:rsidR="00DC523B" w:rsidRPr="00101265" w:rsidRDefault="00643D72" w:rsidP="00C632AA">
            <w:pPr>
              <w:rPr>
                <w:rFonts w:eastAsia="PMingLiU" w:cs="Arial"/>
                <w:b/>
                <w:lang w:eastAsia="zh-TW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6400" cy="2562225"/>
                  <wp:effectExtent l="1905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需要用户登录？</w:t>
            </w:r>
          </w:p>
        </w:tc>
        <w:tc>
          <w:tcPr>
            <w:tcW w:w="6870" w:type="dxa"/>
          </w:tcPr>
          <w:p w:rsidR="00DC523B" w:rsidRDefault="00DC523B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DC523B" w:rsidRPr="00653AEA" w:rsidRDefault="00DC523B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Pr="000B4091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DC523B" w:rsidRPr="003F2B86" w:rsidRDefault="007B37AE" w:rsidP="00C632AA">
            <w:pPr>
              <w:rPr>
                <w:rFonts w:ascii="宋体" w:hAnsi="宋体"/>
                <w:sz w:val="20"/>
                <w:szCs w:val="20"/>
              </w:rPr>
            </w:pPr>
            <w:r w:rsidRPr="007B37AE">
              <w:rPr>
                <w:rFonts w:ascii="宋体" w:hAnsi="宋体" w:hint="eastAsia"/>
                <w:sz w:val="20"/>
                <w:szCs w:val="20"/>
              </w:rPr>
              <w:t>支持</w:t>
            </w:r>
            <w:r w:rsidR="00A352E7">
              <w:rPr>
                <w:rFonts w:ascii="宋体" w:hAnsi="宋体" w:hint="eastAsia"/>
                <w:sz w:val="20"/>
                <w:szCs w:val="20"/>
              </w:rPr>
              <w:t>零活宝</w:t>
            </w:r>
            <w:r w:rsidRPr="007B37AE">
              <w:rPr>
                <w:rFonts w:ascii="宋体" w:hAnsi="宋体" w:hint="eastAsia"/>
                <w:sz w:val="20"/>
                <w:szCs w:val="20"/>
              </w:rPr>
              <w:t>产品资金变更记录</w:t>
            </w:r>
          </w:p>
        </w:tc>
      </w:tr>
      <w:tr w:rsidR="00DC523B" w:rsidTr="00C632AA">
        <w:tc>
          <w:tcPr>
            <w:tcW w:w="2156" w:type="dxa"/>
          </w:tcPr>
          <w:p w:rsidR="00DC523B" w:rsidRPr="00653AEA" w:rsidRDefault="00DC523B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DC523B" w:rsidRPr="00A13F87" w:rsidRDefault="00DC523B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DC523B" w:rsidTr="00C632AA">
        <w:tc>
          <w:tcPr>
            <w:tcW w:w="2156" w:type="dxa"/>
          </w:tcPr>
          <w:p w:rsidR="00DC523B" w:rsidRDefault="00DC523B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DC523B" w:rsidRPr="009D64EA" w:rsidRDefault="00DC523B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DC523B" w:rsidRDefault="00DC523B" w:rsidP="00DC523B"/>
    <w:p w:rsidR="00DC523B" w:rsidRPr="003D5105" w:rsidRDefault="00DC523B" w:rsidP="00DC523B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DC523B" w:rsidRDefault="00DC523B" w:rsidP="00664D33"/>
    <w:p w:rsidR="002568A5" w:rsidRPr="003D5105" w:rsidRDefault="002568A5" w:rsidP="002568A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0237EC">
        <w:rPr>
          <w:rFonts w:ascii="微软雅黑" w:eastAsia="微软雅黑" w:hAnsi="微软雅黑" w:hint="eastAsia"/>
          <w:b w:val="0"/>
          <w:szCs w:val="21"/>
        </w:rPr>
        <w:t>5</w:t>
      </w:r>
      <w:r>
        <w:rPr>
          <w:rFonts w:ascii="微软雅黑" w:eastAsia="微软雅黑" w:hAnsi="微软雅黑" w:hint="eastAsia"/>
          <w:b w:val="0"/>
          <w:szCs w:val="21"/>
        </w:rPr>
        <w:t>.</w:t>
      </w:r>
      <w:r w:rsidR="000237EC">
        <w:rPr>
          <w:rFonts w:ascii="微软雅黑" w:eastAsia="微软雅黑" w:hAnsi="微软雅黑" w:hint="eastAsia"/>
          <w:b w:val="0"/>
          <w:szCs w:val="21"/>
        </w:rPr>
        <w:t>1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2913FF">
        <w:rPr>
          <w:rFonts w:ascii="微软雅黑" w:eastAsia="微软雅黑" w:hAnsi="微软雅黑" w:hint="eastAsia"/>
          <w:b w:val="0"/>
          <w:szCs w:val="21"/>
        </w:rPr>
        <w:t>提取</w:t>
      </w:r>
      <w:r w:rsidR="000237EC">
        <w:rPr>
          <w:rFonts w:ascii="微软雅黑" w:eastAsia="微软雅黑" w:hAnsi="微软雅黑" w:hint="eastAsia"/>
          <w:b w:val="0"/>
          <w:szCs w:val="21"/>
        </w:rPr>
        <w:t>确认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2568A5" w:rsidRPr="00042EA4" w:rsidRDefault="002568A5" w:rsidP="002568A5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568A5" w:rsidTr="00C632AA">
        <w:tc>
          <w:tcPr>
            <w:tcW w:w="9026" w:type="dxa"/>
            <w:gridSpan w:val="2"/>
          </w:tcPr>
          <w:p w:rsidR="002568A5" w:rsidRDefault="000237EC" w:rsidP="00C632AA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 xml:space="preserve">5.1 </w:t>
            </w:r>
            <w:r w:rsidR="002913FF">
              <w:rPr>
                <w:rFonts w:cs="Arial" w:hint="eastAsia"/>
                <w:iCs/>
              </w:rPr>
              <w:t>提取</w:t>
            </w:r>
            <w:r>
              <w:rPr>
                <w:rFonts w:cs="Arial" w:hint="eastAsia"/>
                <w:iCs/>
              </w:rPr>
              <w:t>确认</w:t>
            </w:r>
          </w:p>
          <w:p w:rsidR="002568A5" w:rsidRPr="00101265" w:rsidRDefault="002568A5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2568A5" w:rsidRDefault="002568A5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2568A5" w:rsidRPr="00653AEA" w:rsidRDefault="002568A5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Pr="000B4091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160EF2" w:rsidRDefault="00160EF2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1、</w:t>
            </w:r>
            <w:r w:rsidR="007916FC">
              <w:rPr>
                <w:rFonts w:ascii="宋体" w:hAnsi="宋体" w:hint="eastAsia"/>
                <w:sz w:val="20"/>
                <w:szCs w:val="20"/>
              </w:rPr>
              <w:t>输入</w:t>
            </w:r>
            <w:r w:rsidR="002913FF">
              <w:rPr>
                <w:rFonts w:ascii="宋体" w:hAnsi="宋体" w:hint="eastAsia"/>
                <w:sz w:val="20"/>
                <w:szCs w:val="20"/>
              </w:rPr>
              <w:t>提取</w:t>
            </w:r>
            <w:r>
              <w:rPr>
                <w:rFonts w:ascii="宋体" w:hAnsi="宋体" w:hint="eastAsia"/>
                <w:sz w:val="20"/>
                <w:szCs w:val="20"/>
              </w:rPr>
              <w:t>金额</w:t>
            </w:r>
          </w:p>
          <w:p w:rsidR="00552765" w:rsidRDefault="00552765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  1.1 </w:t>
            </w:r>
            <w:r w:rsidR="00567CCF">
              <w:rPr>
                <w:rFonts w:ascii="宋体" w:hAnsi="宋体" w:hint="eastAsia"/>
                <w:sz w:val="20"/>
                <w:szCs w:val="20"/>
              </w:rPr>
              <w:t xml:space="preserve">单日总赎回金额 &gt; </w:t>
            </w:r>
            <w:r w:rsidR="00E51F39">
              <w:rPr>
                <w:rFonts w:ascii="宋体" w:hAnsi="宋体" w:hint="eastAsia"/>
                <w:sz w:val="20"/>
                <w:szCs w:val="20"/>
              </w:rPr>
              <w:t>每日部分提取限制金额</w:t>
            </w:r>
            <w:r w:rsidR="003B73FA">
              <w:rPr>
                <w:rFonts w:ascii="宋体" w:hAnsi="宋体" w:hint="eastAsia"/>
                <w:sz w:val="20"/>
                <w:szCs w:val="20"/>
              </w:rPr>
              <w:t xml:space="preserve"> 时，每用户单日只能提取10万元</w:t>
            </w:r>
          </w:p>
          <w:p w:rsidR="00567CCF" w:rsidRDefault="00567CCF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 xml:space="preserve">  1.2 单日总赎回金额 &gt;</w:t>
            </w:r>
            <w:r w:rsidR="00E51F39">
              <w:rPr>
                <w:rFonts w:ascii="宋体" w:hAnsi="宋体" w:hint="eastAsia"/>
                <w:sz w:val="20"/>
                <w:szCs w:val="20"/>
              </w:rPr>
              <w:t xml:space="preserve"> </w:t>
            </w:r>
            <w:r w:rsidR="00E51F39" w:rsidRPr="00E51F39">
              <w:rPr>
                <w:rFonts w:ascii="宋体" w:hAnsi="宋体" w:hint="eastAsia"/>
                <w:sz w:val="20"/>
                <w:szCs w:val="20"/>
              </w:rPr>
              <w:t>每日暂停提取限制金额</w:t>
            </w:r>
            <w:r w:rsidR="003B73FA">
              <w:rPr>
                <w:rFonts w:ascii="宋体" w:hAnsi="宋体" w:hint="eastAsia"/>
                <w:sz w:val="20"/>
                <w:szCs w:val="20"/>
              </w:rPr>
              <w:t xml:space="preserve"> 时，暂停所有用户的提取</w:t>
            </w:r>
          </w:p>
          <w:p w:rsidR="002568A5" w:rsidRDefault="00160EF2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lastRenderedPageBreak/>
              <w:t>2、</w:t>
            </w:r>
            <w:r w:rsidR="007916FC">
              <w:rPr>
                <w:rFonts w:ascii="宋体" w:hAnsi="宋体" w:hint="eastAsia"/>
                <w:sz w:val="20"/>
                <w:szCs w:val="20"/>
              </w:rPr>
              <w:t>提示预计到账时间</w:t>
            </w:r>
          </w:p>
          <w:p w:rsidR="00160EF2" w:rsidRPr="00160EF2" w:rsidRDefault="00160EF2" w:rsidP="007916F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3、交易密码确认</w:t>
            </w:r>
          </w:p>
        </w:tc>
      </w:tr>
      <w:tr w:rsidR="002568A5" w:rsidTr="00C632AA">
        <w:tc>
          <w:tcPr>
            <w:tcW w:w="2156" w:type="dxa"/>
          </w:tcPr>
          <w:p w:rsidR="002568A5" w:rsidRPr="00653AEA" w:rsidRDefault="002568A5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lastRenderedPageBreak/>
              <w:t>操作的变化</w:t>
            </w:r>
          </w:p>
        </w:tc>
        <w:tc>
          <w:tcPr>
            <w:tcW w:w="6870" w:type="dxa"/>
          </w:tcPr>
          <w:p w:rsidR="002568A5" w:rsidRPr="00A13F87" w:rsidRDefault="002568A5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2568A5" w:rsidRPr="009D64EA" w:rsidRDefault="002568A5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  <w:tr w:rsidR="00B92628" w:rsidTr="00C632AA">
        <w:tc>
          <w:tcPr>
            <w:tcW w:w="2156" w:type="dxa"/>
          </w:tcPr>
          <w:p w:rsidR="00B92628" w:rsidRPr="00B92628" w:rsidRDefault="00B92628" w:rsidP="00C632AA">
            <w:pPr>
              <w:jc w:val="left"/>
              <w:rPr>
                <w:rFonts w:ascii="宋体" w:hAnsi="宋体" w:cs="Arial"/>
                <w:b/>
                <w:bCs/>
                <w:color w:val="548DD4" w:themeColor="text2" w:themeTint="99"/>
                <w:sz w:val="20"/>
              </w:rPr>
            </w:pPr>
            <w:r w:rsidRPr="00B92628">
              <w:rPr>
                <w:rFonts w:ascii="宋体" w:hAnsi="宋体" w:cs="Arial" w:hint="eastAsia"/>
                <w:b/>
                <w:bCs/>
                <w:color w:val="548DD4" w:themeColor="text2" w:themeTint="99"/>
                <w:sz w:val="20"/>
              </w:rPr>
              <w:t>安全需求</w:t>
            </w:r>
          </w:p>
        </w:tc>
        <w:tc>
          <w:tcPr>
            <w:tcW w:w="6870" w:type="dxa"/>
          </w:tcPr>
          <w:p w:rsidR="00B92628" w:rsidRDefault="00B92628" w:rsidP="00C632AA">
            <w:pPr>
              <w:ind w:left="1100" w:hangingChars="550" w:hanging="1100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B92628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确认输入的赎回金额格式限制在两位小数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；</w:t>
            </w:r>
          </w:p>
          <w:p w:rsidR="00B92628" w:rsidRDefault="00B92628" w:rsidP="00B92628">
            <w:pPr>
              <w:ind w:left="1100" w:hangingChars="550" w:hanging="1100"/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确认用户重复提交赎回请求，能够处理正确。如用户只有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1000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元的</w:t>
            </w:r>
            <w:r w:rsidR="00A352E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零活宝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产品，但是重复提交后，服务器接受了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2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条赎回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750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元的请求，用户只能赎回一笔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750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元的金额。</w:t>
            </w:r>
          </w:p>
          <w:p w:rsidR="009C1C07" w:rsidRDefault="009C1C07" w:rsidP="00B92628">
            <w:pPr>
              <w:ind w:left="1100" w:hangingChars="550" w:hanging="1100"/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检查赎回请求是否有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hidden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字段，对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hidden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字段进行篡改测试。</w:t>
            </w:r>
          </w:p>
          <w:p w:rsidR="009C1C07" w:rsidRDefault="009C1C07" w:rsidP="00B92628">
            <w:pPr>
              <w:ind w:left="1100" w:hangingChars="550" w:hanging="1100"/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对请求的用户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ID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进行修改，不允许用户赎回其他用户的</w:t>
            </w:r>
            <w:r w:rsidR="00A352E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零活宝</w:t>
            </w:r>
            <w:r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金额。</w:t>
            </w:r>
          </w:p>
          <w:p w:rsidR="009C1C07" w:rsidRPr="009C1C07" w:rsidRDefault="009C1C07" w:rsidP="00B213C7">
            <w:pPr>
              <w:jc w:val="left"/>
              <w:rPr>
                <w:rFonts w:ascii="Arial" w:hAnsi="Arial" w:cs="Arial"/>
                <w:bCs/>
                <w:color w:val="548DD4" w:themeColor="text2" w:themeTint="99"/>
                <w:sz w:val="20"/>
              </w:rPr>
            </w:pP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敏感信息保护：短信校验码、授权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token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、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sessionID</w:t>
            </w:r>
            <w:r w:rsidRPr="009C1C07">
              <w:rPr>
                <w:rFonts w:ascii="Arial" w:hAnsi="Arial" w:cs="Arial" w:hint="eastAsia"/>
                <w:bCs/>
                <w:color w:val="548DD4" w:themeColor="text2" w:themeTint="99"/>
                <w:sz w:val="20"/>
              </w:rPr>
              <w:t>不能存储，禁止在页面和日志中展示。姓名、身份证号码、护照号及港澳台身份证号码、手机号码和邮箱在页面和日志中部分掩盖展示。</w:t>
            </w:r>
          </w:p>
        </w:tc>
      </w:tr>
    </w:tbl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2568A5" w:rsidRDefault="002568A5" w:rsidP="002568A5"/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2568A5" w:rsidRDefault="002568A5" w:rsidP="00664D33"/>
    <w:p w:rsidR="002568A5" w:rsidRPr="000313C6" w:rsidRDefault="002568A5" w:rsidP="002568A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trike/>
          <w:szCs w:val="21"/>
          <w:lang w:eastAsia="zh-TW"/>
        </w:rPr>
      </w:pP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 xml:space="preserve">&lt; </w:t>
      </w:r>
      <w:r w:rsidR="000237EC" w:rsidRPr="000313C6">
        <w:rPr>
          <w:rFonts w:ascii="微软雅黑" w:eastAsia="微软雅黑" w:hAnsi="微软雅黑" w:hint="eastAsia"/>
          <w:b w:val="0"/>
          <w:strike/>
          <w:szCs w:val="21"/>
        </w:rPr>
        <w:t>5.2</w:t>
      </w: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 xml:space="preserve">, </w:t>
      </w:r>
      <w:r w:rsidR="000237EC" w:rsidRPr="000313C6">
        <w:rPr>
          <w:rFonts w:ascii="微软雅黑" w:eastAsia="微软雅黑" w:hAnsi="微软雅黑" w:hint="eastAsia"/>
          <w:b w:val="0"/>
          <w:strike/>
          <w:szCs w:val="21"/>
        </w:rPr>
        <w:t>支付密码确认</w:t>
      </w: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>&gt;</w:t>
      </w:r>
    </w:p>
    <w:p w:rsidR="002568A5" w:rsidRPr="000313C6" w:rsidRDefault="002568A5" w:rsidP="002568A5">
      <w:pPr>
        <w:rPr>
          <w:strike/>
        </w:rPr>
      </w:pP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568A5" w:rsidRPr="000313C6" w:rsidTr="00C632AA">
        <w:tc>
          <w:tcPr>
            <w:tcW w:w="9026" w:type="dxa"/>
            <w:gridSpan w:val="2"/>
          </w:tcPr>
          <w:p w:rsidR="002568A5" w:rsidRPr="000313C6" w:rsidRDefault="000237EC" w:rsidP="00C632AA">
            <w:pPr>
              <w:rPr>
                <w:rFonts w:eastAsia="PMingLiU" w:cs="Arial"/>
                <w:iCs/>
                <w:strike/>
                <w:lang w:eastAsia="zh-TW"/>
              </w:rPr>
            </w:pPr>
            <w:r w:rsidRPr="000313C6">
              <w:rPr>
                <w:rFonts w:cs="Arial" w:hint="eastAsia"/>
                <w:iCs/>
                <w:strike/>
              </w:rPr>
              <w:t>5.2</w:t>
            </w:r>
            <w:r w:rsidR="002568A5" w:rsidRPr="000313C6">
              <w:rPr>
                <w:rFonts w:cs="Arial" w:hint="eastAsia"/>
                <w:iCs/>
                <w:strike/>
              </w:rPr>
              <w:t xml:space="preserve"> </w:t>
            </w:r>
            <w:r w:rsidRPr="000313C6">
              <w:rPr>
                <w:rFonts w:cs="Arial" w:hint="eastAsia"/>
                <w:iCs/>
                <w:strike/>
              </w:rPr>
              <w:t>支付密码确认</w:t>
            </w:r>
          </w:p>
          <w:p w:rsidR="002568A5" w:rsidRPr="000313C6" w:rsidRDefault="002568A5" w:rsidP="00C632AA">
            <w:pPr>
              <w:rPr>
                <w:rFonts w:eastAsia="PMingLiU" w:cs="Arial"/>
                <w:b/>
                <w:strike/>
                <w:lang w:eastAsia="zh-TW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trike/>
                <w:sz w:val="20"/>
                <w:lang w:eastAsia="zh-TW"/>
              </w:rPr>
            </w:pPr>
            <w:r w:rsidRPr="000313C6">
              <w:rPr>
                <w:rFonts w:ascii="宋体" w:hAnsi="宋体" w:cs="Arial" w:hint="eastAsia"/>
                <w:b/>
                <w:bCs/>
                <w:strike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ind w:left="1100" w:hangingChars="550" w:hanging="1100"/>
              <w:rPr>
                <w:rFonts w:ascii="Arial" w:eastAsia="PMingLiU" w:hAnsi="Arial" w:cs="Arial"/>
                <w:bCs/>
                <w:strike/>
                <w:sz w:val="20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宋体" w:hAnsi="宋体" w:cs="Arial"/>
                <w:b/>
                <w:bCs/>
                <w:strike/>
                <w:sz w:val="20"/>
              </w:rPr>
            </w:pPr>
            <w:r w:rsidRPr="000313C6">
              <w:rPr>
                <w:rFonts w:ascii="宋体" w:hAnsi="宋体" w:cs="Arial" w:hint="eastAsia"/>
                <w:b/>
                <w:bCs/>
                <w:strike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ind w:left="1100" w:hangingChars="550" w:hanging="1100"/>
              <w:rPr>
                <w:rFonts w:ascii="宋体" w:hAnsi="宋体" w:cs="Arial"/>
                <w:bCs/>
                <w:strike/>
                <w:sz w:val="20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trike/>
                <w:sz w:val="20"/>
                <w:lang w:eastAsia="zh-TW"/>
              </w:rPr>
            </w:pPr>
            <w:r w:rsidRPr="000313C6">
              <w:rPr>
                <w:rFonts w:ascii="Arial" w:eastAsia="PMingLiU" w:hAnsi="Arial" w:cs="Arial" w:hint="eastAsia"/>
                <w:b/>
                <w:bCs/>
                <w:strike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568A5" w:rsidRPr="000313C6" w:rsidRDefault="007916FC" w:rsidP="00C632AA">
            <w:pPr>
              <w:rPr>
                <w:rFonts w:ascii="宋体" w:hAnsi="宋体"/>
                <w:strike/>
                <w:sz w:val="20"/>
                <w:szCs w:val="20"/>
              </w:rPr>
            </w:pPr>
            <w:r w:rsidRPr="000313C6">
              <w:rPr>
                <w:rFonts w:ascii="宋体" w:hAnsi="宋体" w:hint="eastAsia"/>
                <w:strike/>
                <w:sz w:val="20"/>
                <w:szCs w:val="20"/>
              </w:rPr>
              <w:t>验证密码正确性</w:t>
            </w: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hAnsi="Arial" w:cs="Arial"/>
                <w:b/>
                <w:bCs/>
                <w:strike/>
                <w:sz w:val="20"/>
              </w:rPr>
            </w:pPr>
            <w:r w:rsidRPr="000313C6">
              <w:rPr>
                <w:rFonts w:ascii="Arial" w:hAnsi="Arial" w:cs="Arial" w:hint="eastAsia"/>
                <w:b/>
                <w:bCs/>
                <w:strike/>
                <w:sz w:val="20"/>
              </w:rPr>
              <w:t>操作的变化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rPr>
                <w:rFonts w:ascii="Arial" w:hAnsi="Arial" w:cs="Arial"/>
                <w:bCs/>
                <w:strike/>
                <w:sz w:val="20"/>
              </w:rPr>
            </w:pPr>
          </w:p>
        </w:tc>
      </w:tr>
      <w:tr w:rsidR="002568A5" w:rsidRPr="000313C6" w:rsidTr="00C632AA">
        <w:tc>
          <w:tcPr>
            <w:tcW w:w="2156" w:type="dxa"/>
          </w:tcPr>
          <w:p w:rsidR="002568A5" w:rsidRPr="000313C6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trike/>
                <w:sz w:val="20"/>
                <w:lang w:eastAsia="zh-TW"/>
              </w:rPr>
            </w:pPr>
            <w:r w:rsidRPr="000313C6">
              <w:rPr>
                <w:rFonts w:ascii="宋体" w:hAnsi="宋体" w:cs="Arial" w:hint="eastAsia"/>
                <w:b/>
                <w:bCs/>
                <w:strike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2568A5" w:rsidRPr="000313C6" w:rsidRDefault="002568A5" w:rsidP="00C632AA">
            <w:pPr>
              <w:ind w:left="1100" w:hangingChars="550" w:hanging="1100"/>
              <w:rPr>
                <w:rFonts w:ascii="Arial" w:hAnsi="Arial" w:cs="Arial"/>
                <w:bCs/>
                <w:strike/>
                <w:sz w:val="20"/>
              </w:rPr>
            </w:pPr>
            <w:r w:rsidRPr="000313C6">
              <w:rPr>
                <w:rFonts w:ascii="Arial" w:hAnsi="Arial" w:cs="Arial" w:hint="eastAsia"/>
                <w:bCs/>
                <w:strike/>
                <w:sz w:val="20"/>
              </w:rPr>
              <w:t xml:space="preserve"> </w:t>
            </w:r>
          </w:p>
        </w:tc>
      </w:tr>
    </w:tbl>
    <w:p w:rsidR="002568A5" w:rsidRPr="000313C6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trike/>
          <w:szCs w:val="21"/>
          <w:lang w:eastAsia="zh-TW"/>
        </w:rPr>
      </w:pP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>变化的mockup</w:t>
      </w:r>
    </w:p>
    <w:p w:rsidR="002568A5" w:rsidRPr="000313C6" w:rsidRDefault="002568A5" w:rsidP="002568A5">
      <w:pPr>
        <w:rPr>
          <w:strike/>
        </w:rPr>
      </w:pPr>
    </w:p>
    <w:p w:rsidR="002568A5" w:rsidRPr="000313C6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trike/>
          <w:szCs w:val="21"/>
          <w:lang w:eastAsia="zh-TW"/>
        </w:rPr>
      </w:pP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lastRenderedPageBreak/>
        <w:t>Exception出错</w:t>
      </w:r>
      <w:r w:rsidRPr="000313C6">
        <w:rPr>
          <w:rFonts w:ascii="微软雅黑" w:eastAsia="微软雅黑" w:hAnsi="微软雅黑" w:hint="eastAsia"/>
          <w:b w:val="0"/>
          <w:strike/>
          <w:szCs w:val="21"/>
          <w:lang w:eastAsia="zh-TW"/>
        </w:rPr>
        <w:tab/>
        <w:t>mockup</w:t>
      </w:r>
    </w:p>
    <w:p w:rsidR="002568A5" w:rsidRDefault="002568A5" w:rsidP="00664D33"/>
    <w:p w:rsidR="002568A5" w:rsidRPr="003D5105" w:rsidRDefault="002568A5" w:rsidP="002568A5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&lt; </w:t>
      </w:r>
      <w:r w:rsidR="000237EC">
        <w:rPr>
          <w:rFonts w:ascii="微软雅黑" w:eastAsia="微软雅黑" w:hAnsi="微软雅黑" w:hint="eastAsia"/>
          <w:b w:val="0"/>
          <w:szCs w:val="21"/>
        </w:rPr>
        <w:t>5</w:t>
      </w:r>
      <w:r>
        <w:rPr>
          <w:rFonts w:ascii="微软雅黑" w:eastAsia="微软雅黑" w:hAnsi="微软雅黑" w:hint="eastAsia"/>
          <w:b w:val="0"/>
          <w:szCs w:val="21"/>
        </w:rPr>
        <w:t>.</w:t>
      </w:r>
      <w:r w:rsidR="000237EC">
        <w:rPr>
          <w:rFonts w:ascii="微软雅黑" w:eastAsia="微软雅黑" w:hAnsi="微软雅黑" w:hint="eastAsia"/>
          <w:b w:val="0"/>
          <w:szCs w:val="21"/>
        </w:rPr>
        <w:t>3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, </w:t>
      </w:r>
      <w:r w:rsidR="000237EC">
        <w:rPr>
          <w:rFonts w:ascii="微软雅黑" w:eastAsia="微软雅黑" w:hAnsi="微软雅黑" w:hint="eastAsia"/>
          <w:b w:val="0"/>
          <w:szCs w:val="21"/>
        </w:rPr>
        <w:t>信息提示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&gt;</w:t>
      </w:r>
    </w:p>
    <w:p w:rsidR="002568A5" w:rsidRPr="00042EA4" w:rsidRDefault="002568A5" w:rsidP="002568A5"/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568A5" w:rsidTr="00C632AA">
        <w:tc>
          <w:tcPr>
            <w:tcW w:w="9026" w:type="dxa"/>
            <w:gridSpan w:val="2"/>
          </w:tcPr>
          <w:p w:rsidR="002568A5" w:rsidRDefault="000237EC" w:rsidP="00C632AA">
            <w:pPr>
              <w:rPr>
                <w:rFonts w:eastAsia="PMingLiU" w:cs="Arial"/>
                <w:iCs/>
                <w:lang w:eastAsia="zh-TW"/>
              </w:rPr>
            </w:pPr>
            <w:r>
              <w:rPr>
                <w:rFonts w:cs="Arial" w:hint="eastAsia"/>
                <w:iCs/>
              </w:rPr>
              <w:t>5.3</w:t>
            </w:r>
            <w:r w:rsidR="002568A5">
              <w:rPr>
                <w:rFonts w:cs="Arial" w:hint="eastAsia"/>
                <w:iCs/>
              </w:rPr>
              <w:t xml:space="preserve"> </w:t>
            </w:r>
            <w:r>
              <w:rPr>
                <w:rFonts w:cs="Arial" w:hint="eastAsia"/>
                <w:iCs/>
              </w:rPr>
              <w:t>信息提示</w:t>
            </w:r>
          </w:p>
          <w:p w:rsidR="002568A5" w:rsidRPr="00101265" w:rsidRDefault="002568A5" w:rsidP="00C632AA">
            <w:pPr>
              <w:rPr>
                <w:rFonts w:eastAsia="PMingLiU" w:cs="Arial"/>
                <w:b/>
                <w:lang w:eastAsia="zh-TW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需要用户登录？</w:t>
            </w:r>
          </w:p>
        </w:tc>
        <w:tc>
          <w:tcPr>
            <w:tcW w:w="6870" w:type="dxa"/>
          </w:tcPr>
          <w:p w:rsidR="002568A5" w:rsidRDefault="002568A5" w:rsidP="00C632AA">
            <w:pPr>
              <w:ind w:left="1100" w:hangingChars="550" w:hanging="1100"/>
              <w:rPr>
                <w:rFonts w:ascii="Arial" w:eastAsia="PMingLiU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第一次进入时，鼠标的缺省位置</w:t>
            </w:r>
          </w:p>
        </w:tc>
        <w:tc>
          <w:tcPr>
            <w:tcW w:w="6870" w:type="dxa"/>
          </w:tcPr>
          <w:p w:rsidR="002568A5" w:rsidRPr="00653AEA" w:rsidRDefault="002568A5" w:rsidP="00C632AA">
            <w:pPr>
              <w:ind w:left="1100" w:hangingChars="550" w:hanging="1100"/>
              <w:rPr>
                <w:rFonts w:ascii="宋体" w:hAnsi="宋体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Pr="000B4091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Arial" w:eastAsia="PMingLiU" w:hAnsi="Arial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568A5" w:rsidRPr="003F2B86" w:rsidRDefault="007916FC" w:rsidP="00C632AA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提示</w:t>
            </w:r>
            <w:r w:rsidR="002913FF">
              <w:rPr>
                <w:rFonts w:ascii="宋体" w:hAnsi="宋体" w:hint="eastAsia"/>
                <w:sz w:val="20"/>
                <w:szCs w:val="20"/>
              </w:rPr>
              <w:t>提取</w:t>
            </w:r>
            <w:r>
              <w:rPr>
                <w:rFonts w:ascii="宋体" w:hAnsi="宋体" w:hint="eastAsia"/>
                <w:sz w:val="20"/>
                <w:szCs w:val="20"/>
              </w:rPr>
              <w:t>到账时间</w:t>
            </w:r>
          </w:p>
        </w:tc>
      </w:tr>
      <w:tr w:rsidR="002568A5" w:rsidTr="00C632AA">
        <w:tc>
          <w:tcPr>
            <w:tcW w:w="2156" w:type="dxa"/>
          </w:tcPr>
          <w:p w:rsidR="002568A5" w:rsidRPr="00653AEA" w:rsidRDefault="002568A5" w:rsidP="00C632AA">
            <w:pPr>
              <w:jc w:val="left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Fonts w:ascii="Arial" w:hAnsi="Arial" w:cs="Arial" w:hint="eastAsia"/>
                <w:b/>
                <w:bCs/>
                <w:sz w:val="20"/>
              </w:rPr>
              <w:t>操作的变化</w:t>
            </w:r>
          </w:p>
        </w:tc>
        <w:tc>
          <w:tcPr>
            <w:tcW w:w="6870" w:type="dxa"/>
          </w:tcPr>
          <w:p w:rsidR="002568A5" w:rsidRPr="00A13F87" w:rsidRDefault="002568A5" w:rsidP="00C632AA">
            <w:pPr>
              <w:rPr>
                <w:rFonts w:ascii="Arial" w:hAnsi="Arial" w:cs="Arial"/>
                <w:bCs/>
                <w:sz w:val="20"/>
              </w:rPr>
            </w:pPr>
          </w:p>
        </w:tc>
      </w:tr>
      <w:tr w:rsidR="002568A5" w:rsidTr="00C632AA">
        <w:tc>
          <w:tcPr>
            <w:tcW w:w="2156" w:type="dxa"/>
          </w:tcPr>
          <w:p w:rsidR="002568A5" w:rsidRDefault="002568A5" w:rsidP="00C632AA">
            <w:pPr>
              <w:jc w:val="left"/>
              <w:rPr>
                <w:rFonts w:ascii="Arial" w:eastAsia="PMingLiU" w:hAnsi="Arial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如果页面出错或是无法显示</w:t>
            </w:r>
          </w:p>
        </w:tc>
        <w:tc>
          <w:tcPr>
            <w:tcW w:w="6870" w:type="dxa"/>
          </w:tcPr>
          <w:p w:rsidR="002568A5" w:rsidRPr="009D64EA" w:rsidRDefault="002568A5" w:rsidP="00C632AA">
            <w:pPr>
              <w:ind w:left="1100" w:hangingChars="550" w:hanging="1100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 w:hint="eastAsia"/>
                <w:bCs/>
                <w:sz w:val="20"/>
              </w:rPr>
              <w:t xml:space="preserve"> </w:t>
            </w:r>
          </w:p>
        </w:tc>
      </w:tr>
    </w:tbl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变化的mockup</w:t>
      </w:r>
    </w:p>
    <w:p w:rsidR="002568A5" w:rsidRDefault="002568A5" w:rsidP="002568A5"/>
    <w:p w:rsidR="002568A5" w:rsidRPr="003D5105" w:rsidRDefault="002568A5" w:rsidP="002568A5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Exception出错</w:t>
      </w:r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ab/>
        <w:t>mockup</w:t>
      </w:r>
    </w:p>
    <w:p w:rsidR="002568A5" w:rsidRPr="000426F6" w:rsidRDefault="002568A5" w:rsidP="00664D33"/>
    <w:p w:rsidR="000426F6" w:rsidRPr="000426F6" w:rsidRDefault="000426F6" w:rsidP="000426F6"/>
    <w:p w:rsidR="00C61AA8" w:rsidRPr="003D5105" w:rsidRDefault="00C61AA8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1" w:name="_Toc399258283"/>
      <w:r w:rsidRPr="003D5105">
        <w:rPr>
          <w:rFonts w:ascii="微软雅黑" w:eastAsia="微软雅黑" w:hAnsi="微软雅黑" w:hint="eastAsia"/>
          <w:b w:val="0"/>
          <w:szCs w:val="21"/>
          <w:lang w:eastAsia="zh-TW"/>
        </w:rPr>
        <w:t>直邮</w:t>
      </w:r>
      <w:r w:rsidR="009F4BD7" w:rsidRPr="003D5105">
        <w:rPr>
          <w:rFonts w:ascii="微软雅黑" w:eastAsia="微软雅黑" w:hAnsi="微软雅黑" w:hint="eastAsia"/>
          <w:b w:val="0"/>
          <w:szCs w:val="21"/>
          <w:lang w:eastAsia="zh-TW"/>
        </w:rPr>
        <w:t>/短信</w:t>
      </w:r>
      <w:bookmarkEnd w:id="21"/>
    </w:p>
    <w:p w:rsidR="00184A98" w:rsidRPr="00C50CBC" w:rsidRDefault="00184A98" w:rsidP="00184A98"/>
    <w:p w:rsidR="00BF48CF" w:rsidRPr="00696A88" w:rsidRDefault="00BF48CF" w:rsidP="00BF48CF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1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BF48CF" w:rsidRPr="00501853" w:rsidTr="00C50CBC">
        <w:tc>
          <w:tcPr>
            <w:tcW w:w="9026" w:type="dxa"/>
            <w:gridSpan w:val="2"/>
          </w:tcPr>
          <w:p w:rsidR="00BF48CF" w:rsidRPr="00FB33CF" w:rsidRDefault="00BF48CF" w:rsidP="00C50CBC">
            <w:pPr>
              <w:rPr>
                <w:rFonts w:ascii="宋体" w:hAnsi="宋体" w:cs="Arial"/>
                <w:b/>
                <w:lang w:eastAsia="zh-TW"/>
              </w:rPr>
            </w:pPr>
          </w:p>
          <w:p w:rsidR="00BF48CF" w:rsidRPr="00FB33CF" w:rsidRDefault="000832D9" w:rsidP="00C14B80">
            <w:pPr>
              <w:rPr>
                <w:rFonts w:ascii="宋体" w:hAnsi="宋体" w:cs="Arial"/>
              </w:rPr>
            </w:pPr>
            <w:r w:rsidRPr="000832D9">
              <w:rPr>
                <w:rFonts w:ascii="宋体" w:hAnsi="宋体" w:cs="Arial" w:hint="eastAsia"/>
              </w:rPr>
              <w:t>尊敬的[$realName$]，您于[$</w:t>
            </w:r>
            <w:r w:rsidR="00C14B80">
              <w:rPr>
                <w:rFonts w:ascii="宋体" w:hAnsi="宋体" w:cs="Arial" w:hint="eastAsia"/>
              </w:rPr>
              <w:t>投资</w:t>
            </w:r>
            <w:r w:rsidRPr="000832D9">
              <w:rPr>
                <w:rFonts w:ascii="宋体" w:hAnsi="宋体" w:cs="Arial" w:hint="eastAsia"/>
              </w:rPr>
              <w:t>申请时间</w:t>
            </w:r>
            <w:r w:rsidR="00670E0C">
              <w:rPr>
                <w:rFonts w:ascii="宋体" w:hAnsi="宋体" w:cs="Arial" w:hint="eastAsia"/>
              </w:rPr>
              <w:t>,yyyy-MM-dd hh24:mi:ss</w:t>
            </w:r>
            <w:r w:rsidRPr="000832D9">
              <w:rPr>
                <w:rFonts w:ascii="宋体" w:hAnsi="宋体" w:cs="Arial" w:hint="eastAsia"/>
              </w:rPr>
              <w:t>]发起金额为[$appliedAmount$]元的[$productName$]项目的投资已确认，将于[$起息时间$]起息。详情登录网站查看。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BF48CF" w:rsidRPr="00FB33CF" w:rsidRDefault="00ED0E21" w:rsidP="00C50CBC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投资确认</w:t>
            </w:r>
            <w:r w:rsidR="00440977">
              <w:rPr>
                <w:rFonts w:ascii="宋体" w:hAnsi="宋体" w:cs="Arial" w:hint="eastAsia"/>
                <w:bCs/>
                <w:sz w:val="20"/>
              </w:rPr>
              <w:t>完成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BF48CF" w:rsidRPr="00FB33CF" w:rsidRDefault="006614FE" w:rsidP="00C50CB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定时任务6.2，获取Lfex-TA申购确认文件，发送确认短信。</w:t>
            </w:r>
          </w:p>
        </w:tc>
      </w:tr>
      <w:tr w:rsidR="004E2238" w:rsidRPr="00FB33CF" w:rsidTr="00C50CBC">
        <w:tc>
          <w:tcPr>
            <w:tcW w:w="2156" w:type="dxa"/>
          </w:tcPr>
          <w:p w:rsidR="004E2238" w:rsidRPr="00FB33CF" w:rsidRDefault="004E2238" w:rsidP="00C50CBC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>
              <w:rPr>
                <w:rFonts w:ascii="宋体" w:hAnsi="宋体" w:cs="Arial" w:hint="eastAsia"/>
                <w:b/>
                <w:bCs/>
                <w:sz w:val="20"/>
              </w:rPr>
              <w:t>静默期</w:t>
            </w:r>
          </w:p>
        </w:tc>
        <w:tc>
          <w:tcPr>
            <w:tcW w:w="6870" w:type="dxa"/>
          </w:tcPr>
          <w:p w:rsidR="004E2238" w:rsidRDefault="004E2238" w:rsidP="00C50CBC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BF48CF" w:rsidRPr="00C50CBC" w:rsidRDefault="00BF48CF" w:rsidP="00184A98"/>
    <w:p w:rsidR="00BF48CF" w:rsidRPr="00696A88" w:rsidRDefault="00BF48CF" w:rsidP="00BF48CF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2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BF48CF" w:rsidRPr="00501853" w:rsidTr="00C50CBC">
        <w:tc>
          <w:tcPr>
            <w:tcW w:w="9026" w:type="dxa"/>
            <w:gridSpan w:val="2"/>
          </w:tcPr>
          <w:p w:rsidR="00BF48CF" w:rsidRPr="00FB33CF" w:rsidRDefault="00BF48CF" w:rsidP="00C50CBC">
            <w:pPr>
              <w:rPr>
                <w:rFonts w:ascii="宋体" w:hAnsi="宋体" w:cs="Arial"/>
                <w:b/>
                <w:lang w:eastAsia="zh-TW"/>
              </w:rPr>
            </w:pPr>
          </w:p>
          <w:p w:rsidR="00BF48CF" w:rsidRPr="00FB33CF" w:rsidRDefault="00F80EC4" w:rsidP="00C50CBC">
            <w:pPr>
              <w:rPr>
                <w:rFonts w:ascii="宋体" w:hAnsi="宋体" w:cs="Arial"/>
              </w:rPr>
            </w:pPr>
            <w:r w:rsidRPr="00F80EC4">
              <w:rPr>
                <w:rFonts w:ascii="宋体" w:hAnsi="宋体" w:cs="Arial" w:hint="eastAsia"/>
              </w:rPr>
              <w:lastRenderedPageBreak/>
              <w:t>尊敬的[$realName$]，您于[$提取申请时间</w:t>
            </w:r>
            <w:r w:rsidR="005F7222">
              <w:rPr>
                <w:rFonts w:ascii="宋体" w:hAnsi="宋体" w:cs="Arial" w:hint="eastAsia"/>
              </w:rPr>
              <w:t>,yyyy-MM-dd hh24:mi:ss</w:t>
            </w:r>
            <w:r w:rsidRPr="00F80EC4">
              <w:rPr>
                <w:rFonts w:ascii="宋体" w:hAnsi="宋体" w:cs="Arial" w:hint="eastAsia"/>
              </w:rPr>
              <w:t>]提取[$projectNname$]的资金[$金额$]元已到账。详情登录网站查看。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触发点</w:t>
            </w:r>
          </w:p>
        </w:tc>
        <w:tc>
          <w:tcPr>
            <w:tcW w:w="6870" w:type="dxa"/>
          </w:tcPr>
          <w:p w:rsidR="00BF48CF" w:rsidRPr="00FB33CF" w:rsidRDefault="00ED0E21" w:rsidP="00C50CBC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提取</w:t>
            </w:r>
            <w:r w:rsidR="005921E8">
              <w:rPr>
                <w:rFonts w:ascii="宋体" w:hAnsi="宋体" w:cs="Arial" w:hint="eastAsia"/>
                <w:bCs/>
                <w:sz w:val="20"/>
              </w:rPr>
              <w:t>资金到账</w:t>
            </w:r>
          </w:p>
        </w:tc>
      </w:tr>
      <w:tr w:rsidR="00BF48CF" w:rsidRPr="00FB33CF" w:rsidTr="00C50CBC">
        <w:tc>
          <w:tcPr>
            <w:tcW w:w="2156" w:type="dxa"/>
          </w:tcPr>
          <w:p w:rsidR="00BF48CF" w:rsidRPr="00FB33CF" w:rsidRDefault="00BF48CF" w:rsidP="00C50CBC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BF48CF" w:rsidRPr="00FB33CF" w:rsidRDefault="008C4B0C" w:rsidP="008C4B0C">
            <w:pPr>
              <w:rPr>
                <w:rFonts w:ascii="宋体" w:hAnsi="宋体"/>
                <w:sz w:val="20"/>
                <w:szCs w:val="20"/>
                <w:lang w:eastAsia="zh-TW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定时任务6.3，获取Lfex-TA赎回确认文件，完成资金划拨提醒用户。</w:t>
            </w:r>
          </w:p>
        </w:tc>
      </w:tr>
      <w:tr w:rsidR="00345582" w:rsidRPr="00FB33CF" w:rsidTr="00345582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Pr="00FB33CF" w:rsidRDefault="00345582" w:rsidP="00092E32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Default="00345582" w:rsidP="00092E3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BF48CF" w:rsidRPr="00C50CBC" w:rsidRDefault="00BF48CF" w:rsidP="00184A98"/>
    <w:p w:rsidR="00BF48CF" w:rsidRPr="00C50CBC" w:rsidRDefault="00BF48CF" w:rsidP="00184A98"/>
    <w:p w:rsidR="00184A98" w:rsidRPr="00696A88" w:rsidRDefault="00184A98" w:rsidP="00184A98">
      <w:r>
        <w:rPr>
          <w:rFonts w:eastAsia="PMingLiU" w:hint="eastAsia"/>
          <w:lang w:eastAsia="zh-TW"/>
        </w:rPr>
        <w:t>短信</w:t>
      </w:r>
      <w:r w:rsidR="00BF48CF">
        <w:rPr>
          <w:rFonts w:hint="eastAsia"/>
        </w:rPr>
        <w:t>3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184A98" w:rsidRPr="00501853" w:rsidTr="000D3107">
        <w:tc>
          <w:tcPr>
            <w:tcW w:w="9026" w:type="dxa"/>
            <w:gridSpan w:val="2"/>
          </w:tcPr>
          <w:p w:rsidR="00184A98" w:rsidRPr="00FB33CF" w:rsidRDefault="00184A98" w:rsidP="000D3107">
            <w:pPr>
              <w:rPr>
                <w:rFonts w:ascii="宋体" w:hAnsi="宋体" w:cs="Arial"/>
                <w:b/>
                <w:lang w:eastAsia="zh-TW"/>
              </w:rPr>
            </w:pPr>
          </w:p>
          <w:p w:rsidR="00184A98" w:rsidRPr="00FB33CF" w:rsidRDefault="00E14D4C" w:rsidP="00DE1853">
            <w:pPr>
              <w:rPr>
                <w:rFonts w:ascii="宋体" w:hAnsi="宋体" w:cs="Arial"/>
              </w:rPr>
            </w:pPr>
            <w:r w:rsidRPr="00E14D4C">
              <w:rPr>
                <w:rFonts w:ascii="宋体" w:hAnsi="宋体" w:cs="Arial" w:hint="eastAsia"/>
              </w:rPr>
              <w:t>XX月XX日</w:t>
            </w:r>
            <w:r w:rsidR="00FC099E">
              <w:rPr>
                <w:rFonts w:ascii="宋体" w:hAnsi="宋体" w:cs="Arial" w:hint="eastAsia"/>
              </w:rPr>
              <w:t>{$产品名称}申购资金划拨完成</w:t>
            </w:r>
            <w:r w:rsidR="006A1209">
              <w:rPr>
                <w:rFonts w:ascii="宋体" w:hAnsi="宋体" w:cs="Arial" w:hint="eastAsia"/>
              </w:rPr>
              <w:t>，成功金额</w:t>
            </w:r>
            <w:r w:rsidR="00797D7B">
              <w:rPr>
                <w:rFonts w:ascii="宋体" w:hAnsi="宋体" w:cs="Arial" w:hint="eastAsia"/>
              </w:rPr>
              <w:t>{</w:t>
            </w:r>
            <w:r w:rsidR="006A1209">
              <w:rPr>
                <w:rFonts w:ascii="宋体" w:hAnsi="宋体" w:cs="Arial" w:hint="eastAsia"/>
              </w:rPr>
              <w:t>$成功金额$</w:t>
            </w:r>
            <w:r w:rsidR="00797D7B">
              <w:rPr>
                <w:rFonts w:ascii="宋体" w:hAnsi="宋体" w:cs="Arial" w:hint="eastAsia"/>
              </w:rPr>
              <w:t>}</w:t>
            </w:r>
            <w:r w:rsidR="006A1209">
              <w:rPr>
                <w:rFonts w:ascii="宋体" w:hAnsi="宋体" w:cs="Arial" w:hint="eastAsia"/>
              </w:rPr>
              <w:t>元，失败金额</w:t>
            </w:r>
            <w:r w:rsidR="00797D7B">
              <w:rPr>
                <w:rFonts w:ascii="宋体" w:hAnsi="宋体" w:cs="Arial" w:hint="eastAsia"/>
              </w:rPr>
              <w:t>{</w:t>
            </w:r>
            <w:r w:rsidR="006A1209">
              <w:rPr>
                <w:rFonts w:ascii="宋体" w:hAnsi="宋体" w:cs="Arial" w:hint="eastAsia"/>
              </w:rPr>
              <w:t>$失败金额$</w:t>
            </w:r>
            <w:r w:rsidR="00797D7B">
              <w:rPr>
                <w:rFonts w:ascii="宋体" w:hAnsi="宋体" w:cs="Arial" w:hint="eastAsia"/>
              </w:rPr>
              <w:t>}</w:t>
            </w:r>
            <w:r w:rsidR="006A1209">
              <w:rPr>
                <w:rFonts w:ascii="宋体" w:hAnsi="宋体" w:cs="Arial" w:hint="eastAsia"/>
              </w:rPr>
              <w:t>元。</w:t>
            </w:r>
          </w:p>
        </w:tc>
      </w:tr>
      <w:tr w:rsidR="00184A98" w:rsidRPr="00FB33CF" w:rsidTr="000D3107">
        <w:tc>
          <w:tcPr>
            <w:tcW w:w="2156" w:type="dxa"/>
          </w:tcPr>
          <w:p w:rsidR="00184A98" w:rsidRPr="00FB33CF" w:rsidRDefault="00184A98" w:rsidP="000D3107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184A98" w:rsidRPr="00FB33CF" w:rsidRDefault="00FC099E" w:rsidP="00851B30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申购资金划拨成功</w:t>
            </w:r>
          </w:p>
        </w:tc>
      </w:tr>
      <w:tr w:rsidR="00184A98" w:rsidRPr="00FB33CF" w:rsidTr="000D3107">
        <w:tc>
          <w:tcPr>
            <w:tcW w:w="2156" w:type="dxa"/>
          </w:tcPr>
          <w:p w:rsidR="00184A98" w:rsidRPr="00FB33CF" w:rsidRDefault="00184A98" w:rsidP="000D310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184A98" w:rsidRPr="00FB33CF" w:rsidRDefault="00184A98" w:rsidP="000D3107">
            <w:pPr>
              <w:rPr>
                <w:rFonts w:ascii="宋体" w:hAnsi="宋体"/>
                <w:sz w:val="20"/>
                <w:szCs w:val="20"/>
                <w:lang w:eastAsia="zh-TW"/>
              </w:rPr>
            </w:pPr>
          </w:p>
        </w:tc>
      </w:tr>
    </w:tbl>
    <w:p w:rsidR="00184A98" w:rsidRDefault="00184A98" w:rsidP="00184A98">
      <w:pPr>
        <w:rPr>
          <w:rFonts w:eastAsia="PMingLiU"/>
          <w:lang w:eastAsia="zh-TW"/>
        </w:rPr>
      </w:pPr>
    </w:p>
    <w:p w:rsidR="00955825" w:rsidRPr="006A1209" w:rsidRDefault="00955825" w:rsidP="00C61AA8">
      <w:pPr>
        <w:rPr>
          <w:strike/>
        </w:rPr>
      </w:pPr>
      <w:r w:rsidRPr="006A1209">
        <w:rPr>
          <w:rFonts w:eastAsia="PMingLiU" w:hint="eastAsia"/>
          <w:strike/>
          <w:lang w:eastAsia="zh-TW"/>
        </w:rPr>
        <w:t>短信</w:t>
      </w:r>
      <w:r w:rsidR="00BF48CF" w:rsidRPr="006A1209">
        <w:rPr>
          <w:rFonts w:hint="eastAsia"/>
          <w:strike/>
        </w:rPr>
        <w:t>4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955825" w:rsidRPr="006A1209" w:rsidTr="000D3107">
        <w:tc>
          <w:tcPr>
            <w:tcW w:w="9026" w:type="dxa"/>
            <w:gridSpan w:val="2"/>
          </w:tcPr>
          <w:p w:rsidR="00955825" w:rsidRPr="006A1209" w:rsidRDefault="00955825" w:rsidP="000D3107">
            <w:pPr>
              <w:rPr>
                <w:rFonts w:ascii="宋体" w:hAnsi="宋体" w:cs="Arial"/>
                <w:b/>
                <w:strike/>
                <w:lang w:eastAsia="zh-TW"/>
              </w:rPr>
            </w:pPr>
          </w:p>
          <w:p w:rsidR="00955825" w:rsidRPr="006A1209" w:rsidRDefault="00FC099E" w:rsidP="00FC099E">
            <w:pPr>
              <w:rPr>
                <w:rFonts w:ascii="宋体" w:hAnsi="宋体" w:cs="Arial"/>
                <w:strike/>
              </w:rPr>
            </w:pPr>
            <w:r w:rsidRPr="006A1209">
              <w:rPr>
                <w:rFonts w:ascii="宋体" w:hAnsi="宋体" w:cs="Arial" w:hint="eastAsia"/>
                <w:strike/>
              </w:rPr>
              <w:t>XX月XX日{$产品名称}申购资金划拨失败</w:t>
            </w:r>
            <w:r w:rsidR="003F3FD6" w:rsidRPr="006A1209">
              <w:rPr>
                <w:rFonts w:ascii="宋体" w:hAnsi="宋体" w:cs="Arial" w:hint="eastAsia"/>
                <w:strike/>
              </w:rPr>
              <w:t>（[$第几笔$]/[$总笔数$]）</w:t>
            </w:r>
            <w:r w:rsidRPr="006A1209">
              <w:rPr>
                <w:rFonts w:ascii="宋体" w:hAnsi="宋体" w:cs="Arial" w:hint="eastAsia"/>
                <w:strike/>
              </w:rPr>
              <w:t>。</w:t>
            </w:r>
          </w:p>
        </w:tc>
      </w:tr>
      <w:tr w:rsidR="00955825" w:rsidRPr="006A1209" w:rsidTr="000D3107">
        <w:tc>
          <w:tcPr>
            <w:tcW w:w="2156" w:type="dxa"/>
          </w:tcPr>
          <w:p w:rsidR="00955825" w:rsidRPr="006A1209" w:rsidRDefault="00955825" w:rsidP="000D3107">
            <w:pPr>
              <w:jc w:val="left"/>
              <w:rPr>
                <w:rFonts w:ascii="宋体" w:hAnsi="宋体" w:cs="Arial"/>
                <w:b/>
                <w:bCs/>
                <w:strike/>
                <w:sz w:val="20"/>
              </w:rPr>
            </w:pPr>
            <w:r w:rsidRPr="006A1209">
              <w:rPr>
                <w:rFonts w:ascii="宋体" w:hAnsi="宋体" w:cs="Arial" w:hint="eastAsia"/>
                <w:b/>
                <w:bCs/>
                <w:strike/>
                <w:sz w:val="20"/>
              </w:rPr>
              <w:t>触发点</w:t>
            </w:r>
          </w:p>
        </w:tc>
        <w:tc>
          <w:tcPr>
            <w:tcW w:w="6870" w:type="dxa"/>
          </w:tcPr>
          <w:p w:rsidR="00955825" w:rsidRPr="006A1209" w:rsidRDefault="00FC099E" w:rsidP="00851B30">
            <w:pPr>
              <w:rPr>
                <w:rFonts w:ascii="宋体" w:hAnsi="宋体" w:cs="Arial"/>
                <w:bCs/>
                <w:strike/>
                <w:sz w:val="20"/>
              </w:rPr>
            </w:pPr>
            <w:r w:rsidRPr="006A1209">
              <w:rPr>
                <w:rFonts w:ascii="宋体" w:hAnsi="宋体" w:cs="Arial" w:hint="eastAsia"/>
                <w:bCs/>
                <w:strike/>
                <w:sz w:val="20"/>
              </w:rPr>
              <w:t>申购资金划拨失败</w:t>
            </w:r>
          </w:p>
        </w:tc>
      </w:tr>
      <w:tr w:rsidR="00955825" w:rsidRPr="006A1209" w:rsidTr="000D3107">
        <w:tc>
          <w:tcPr>
            <w:tcW w:w="2156" w:type="dxa"/>
          </w:tcPr>
          <w:p w:rsidR="00955825" w:rsidRPr="006A1209" w:rsidRDefault="00955825" w:rsidP="000D3107">
            <w:pPr>
              <w:jc w:val="left"/>
              <w:rPr>
                <w:rFonts w:ascii="宋体" w:hAnsi="宋体" w:cs="Arial"/>
                <w:b/>
                <w:bCs/>
                <w:strike/>
                <w:sz w:val="20"/>
                <w:lang w:eastAsia="zh-TW"/>
              </w:rPr>
            </w:pPr>
            <w:r w:rsidRPr="006A1209">
              <w:rPr>
                <w:rFonts w:ascii="宋体" w:hAnsi="宋体" w:cs="Arial" w:hint="eastAsia"/>
                <w:b/>
                <w:bCs/>
                <w:strike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955825" w:rsidRPr="006A1209" w:rsidRDefault="00955825" w:rsidP="000D3107">
            <w:pPr>
              <w:rPr>
                <w:rFonts w:ascii="宋体" w:hAnsi="宋体"/>
                <w:strike/>
                <w:sz w:val="20"/>
                <w:szCs w:val="20"/>
                <w:lang w:eastAsia="zh-TW"/>
              </w:rPr>
            </w:pPr>
          </w:p>
        </w:tc>
      </w:tr>
    </w:tbl>
    <w:p w:rsidR="00955825" w:rsidRPr="000D3107" w:rsidRDefault="00955825" w:rsidP="00C61AA8"/>
    <w:p w:rsidR="00A22672" w:rsidRPr="00696A88" w:rsidRDefault="00A22672" w:rsidP="00A22672">
      <w:r>
        <w:rPr>
          <w:rFonts w:eastAsia="PMingLiU" w:hint="eastAsia"/>
          <w:lang w:eastAsia="zh-TW"/>
        </w:rPr>
        <w:t>短信</w:t>
      </w:r>
      <w:r w:rsidR="00BF48CF">
        <w:rPr>
          <w:rFonts w:hint="eastAsia"/>
        </w:rPr>
        <w:t>5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A22672" w:rsidRPr="00FB33CF" w:rsidTr="00875F93">
        <w:tc>
          <w:tcPr>
            <w:tcW w:w="9026" w:type="dxa"/>
            <w:gridSpan w:val="2"/>
          </w:tcPr>
          <w:p w:rsidR="00A22672" w:rsidRPr="00FB33CF" w:rsidRDefault="00A22672" w:rsidP="00875F93">
            <w:pPr>
              <w:rPr>
                <w:rFonts w:ascii="宋体" w:hAnsi="宋体" w:cs="Arial"/>
                <w:b/>
              </w:rPr>
            </w:pPr>
          </w:p>
          <w:p w:rsidR="00A22672" w:rsidRPr="00FB33CF" w:rsidRDefault="0095572C" w:rsidP="005A32A4">
            <w:pPr>
              <w:rPr>
                <w:rFonts w:ascii="宋体" w:hAnsi="宋体" w:cs="Arial"/>
              </w:rPr>
            </w:pPr>
            <w:r w:rsidRPr="00E14D4C">
              <w:rPr>
                <w:rFonts w:ascii="宋体" w:hAnsi="宋体" w:cs="Arial" w:hint="eastAsia"/>
              </w:rPr>
              <w:t>XX月XX日</w:t>
            </w:r>
            <w:r>
              <w:rPr>
                <w:rFonts w:ascii="宋体" w:hAnsi="宋体" w:cs="Arial" w:hint="eastAsia"/>
              </w:rPr>
              <w:t>{$产品名称}赎回资金划拨</w:t>
            </w:r>
            <w:r w:rsidR="00DB59AF" w:rsidRPr="00DB59AF">
              <w:rPr>
                <w:rFonts w:ascii="宋体" w:hAnsi="宋体" w:cs="Arial" w:hint="eastAsia"/>
              </w:rPr>
              <w:t>成功</w:t>
            </w:r>
            <w:r w:rsidR="00972F75">
              <w:rPr>
                <w:rFonts w:ascii="宋体" w:hAnsi="宋体" w:cs="Arial" w:hint="eastAsia"/>
              </w:rPr>
              <w:t>（[$第几笔]/[$总笔数]）</w:t>
            </w:r>
            <w:r>
              <w:rPr>
                <w:rFonts w:ascii="宋体" w:hAnsi="宋体" w:cs="Arial" w:hint="eastAsia"/>
              </w:rPr>
              <w:t>。</w:t>
            </w:r>
          </w:p>
        </w:tc>
      </w:tr>
      <w:tr w:rsidR="00A22672" w:rsidRPr="00FB33CF" w:rsidTr="00875F93">
        <w:tc>
          <w:tcPr>
            <w:tcW w:w="2156" w:type="dxa"/>
          </w:tcPr>
          <w:p w:rsidR="00A22672" w:rsidRPr="00FB33CF" w:rsidRDefault="00A22672" w:rsidP="00875F93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A22672" w:rsidRPr="00FB33CF" w:rsidRDefault="0095572C" w:rsidP="00875F93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赎回资金代扣成功</w:t>
            </w:r>
          </w:p>
        </w:tc>
      </w:tr>
      <w:tr w:rsidR="00A22672" w:rsidRPr="00FB33CF" w:rsidTr="00875F93">
        <w:tc>
          <w:tcPr>
            <w:tcW w:w="2156" w:type="dxa"/>
          </w:tcPr>
          <w:p w:rsidR="00A22672" w:rsidRPr="00FB33CF" w:rsidRDefault="00A22672" w:rsidP="00875F93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A22672" w:rsidRPr="00FB33CF" w:rsidRDefault="00A22672" w:rsidP="00875F93">
            <w:pPr>
              <w:rPr>
                <w:rFonts w:ascii="宋体" w:hAnsi="宋体"/>
                <w:sz w:val="20"/>
                <w:szCs w:val="20"/>
                <w:lang w:eastAsia="zh-TW"/>
              </w:rPr>
            </w:pPr>
          </w:p>
        </w:tc>
      </w:tr>
    </w:tbl>
    <w:p w:rsidR="00A22672" w:rsidRPr="000D3107" w:rsidRDefault="00A22672" w:rsidP="00A22672"/>
    <w:p w:rsidR="002758A2" w:rsidRPr="002758A2" w:rsidRDefault="002758A2" w:rsidP="002758A2">
      <w:r>
        <w:rPr>
          <w:rFonts w:eastAsia="PMingLiU" w:hint="eastAsia"/>
          <w:lang w:eastAsia="zh-TW"/>
        </w:rPr>
        <w:t>短信</w:t>
      </w:r>
      <w:r w:rsidR="00BF48CF">
        <w:rPr>
          <w:rFonts w:hint="eastAsia"/>
        </w:rPr>
        <w:t>6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2758A2" w:rsidRPr="00FB33CF" w:rsidTr="000D3107">
        <w:tc>
          <w:tcPr>
            <w:tcW w:w="9026" w:type="dxa"/>
            <w:gridSpan w:val="2"/>
          </w:tcPr>
          <w:p w:rsidR="0095572C" w:rsidRDefault="0095572C" w:rsidP="00C8051A">
            <w:pPr>
              <w:rPr>
                <w:rFonts w:ascii="宋体" w:hAnsi="宋体" w:cs="Arial"/>
              </w:rPr>
            </w:pPr>
          </w:p>
          <w:p w:rsidR="00611E12" w:rsidRPr="0095572C" w:rsidRDefault="0095572C" w:rsidP="005A32A4">
            <w:pPr>
              <w:rPr>
                <w:rFonts w:ascii="微软雅黑" w:eastAsia="微软雅黑" w:hAnsi="微软雅黑"/>
              </w:rPr>
            </w:pPr>
            <w:r w:rsidRPr="00E14D4C">
              <w:rPr>
                <w:rFonts w:ascii="宋体" w:hAnsi="宋体" w:cs="Arial" w:hint="eastAsia"/>
              </w:rPr>
              <w:t>XX月XX日</w:t>
            </w:r>
            <w:r>
              <w:rPr>
                <w:rFonts w:ascii="宋体" w:hAnsi="宋体" w:cs="Arial" w:hint="eastAsia"/>
              </w:rPr>
              <w:t>{$产品名称}赎回资金划拨失败</w:t>
            </w:r>
            <w:r w:rsidR="00972F75">
              <w:rPr>
                <w:rFonts w:ascii="宋体" w:hAnsi="宋体" w:cs="Arial" w:hint="eastAsia"/>
              </w:rPr>
              <w:t>（[$第几笔]/[$总笔数]）</w:t>
            </w:r>
            <w:r>
              <w:rPr>
                <w:rFonts w:ascii="宋体" w:hAnsi="宋体" w:cs="Arial" w:hint="eastAsia"/>
              </w:rPr>
              <w:t>。</w:t>
            </w:r>
          </w:p>
        </w:tc>
      </w:tr>
      <w:tr w:rsidR="002758A2" w:rsidRPr="00FB33CF" w:rsidTr="000D3107">
        <w:tc>
          <w:tcPr>
            <w:tcW w:w="2156" w:type="dxa"/>
          </w:tcPr>
          <w:p w:rsidR="002758A2" w:rsidRPr="00FB33CF" w:rsidRDefault="002758A2" w:rsidP="000D3107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2758A2" w:rsidRPr="00FB33CF" w:rsidRDefault="0095572C" w:rsidP="000D3107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赎回资金代扣失败</w:t>
            </w:r>
          </w:p>
        </w:tc>
      </w:tr>
      <w:tr w:rsidR="002758A2" w:rsidRPr="00FB33CF" w:rsidTr="000D3107">
        <w:tc>
          <w:tcPr>
            <w:tcW w:w="2156" w:type="dxa"/>
          </w:tcPr>
          <w:p w:rsidR="002758A2" w:rsidRPr="00FB33CF" w:rsidRDefault="002758A2" w:rsidP="000D3107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2758A2" w:rsidRPr="00FB33CF" w:rsidRDefault="002758A2" w:rsidP="000D3107">
            <w:pPr>
              <w:rPr>
                <w:rFonts w:ascii="宋体" w:hAnsi="宋体"/>
                <w:sz w:val="20"/>
                <w:szCs w:val="20"/>
                <w:lang w:eastAsia="zh-TW"/>
              </w:rPr>
            </w:pPr>
          </w:p>
        </w:tc>
      </w:tr>
    </w:tbl>
    <w:p w:rsidR="00955825" w:rsidRPr="000D3107" w:rsidRDefault="00955825" w:rsidP="00C61AA8"/>
    <w:p w:rsidR="00C14B80" w:rsidRPr="00696A88" w:rsidRDefault="00C14B80" w:rsidP="00C14B80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7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C14B80" w:rsidRPr="00501853" w:rsidTr="00092E32">
        <w:tc>
          <w:tcPr>
            <w:tcW w:w="9026" w:type="dxa"/>
            <w:gridSpan w:val="2"/>
          </w:tcPr>
          <w:p w:rsidR="00C14B80" w:rsidRPr="00FB33CF" w:rsidRDefault="00C14B80" w:rsidP="00092E32">
            <w:pPr>
              <w:rPr>
                <w:rFonts w:ascii="宋体" w:hAnsi="宋体" w:cs="Arial"/>
                <w:b/>
                <w:lang w:eastAsia="zh-TW"/>
              </w:rPr>
            </w:pPr>
          </w:p>
          <w:p w:rsidR="00C14B80" w:rsidRPr="00FB33CF" w:rsidRDefault="00401DA9" w:rsidP="00092E32">
            <w:pPr>
              <w:rPr>
                <w:rFonts w:ascii="宋体" w:hAnsi="宋体" w:cs="Arial"/>
              </w:rPr>
            </w:pPr>
            <w:r w:rsidRPr="00401DA9">
              <w:rPr>
                <w:rFonts w:ascii="宋体" w:hAnsi="宋体" w:cs="Arial" w:hint="eastAsia"/>
              </w:rPr>
              <w:t>尊敬的[$realName$]，您于[$提取申请时间</w:t>
            </w:r>
            <w:r w:rsidR="0011520C">
              <w:rPr>
                <w:rFonts w:ascii="宋体" w:hAnsi="宋体" w:cs="Arial" w:hint="eastAsia"/>
              </w:rPr>
              <w:t>,yyyy-MM-dd hh24:mi:ss</w:t>
            </w:r>
            <w:r w:rsidRPr="00401DA9">
              <w:rPr>
                <w:rFonts w:ascii="宋体" w:hAnsi="宋体" w:cs="Arial" w:hint="eastAsia"/>
              </w:rPr>
              <w:t>]发起金额为[$appliedAmount$]元的[$productName$]项目的投资未能成功，资金已返还至您的陆金所账户。详情请登录网站查看。</w:t>
            </w:r>
          </w:p>
        </w:tc>
      </w:tr>
      <w:tr w:rsidR="00C14B80" w:rsidRPr="00FB33CF" w:rsidTr="00092E32">
        <w:tc>
          <w:tcPr>
            <w:tcW w:w="2156" w:type="dxa"/>
          </w:tcPr>
          <w:p w:rsidR="00C14B80" w:rsidRPr="00FB33CF" w:rsidRDefault="00C14B80" w:rsidP="00092E32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t>触发点</w:t>
            </w:r>
          </w:p>
        </w:tc>
        <w:tc>
          <w:tcPr>
            <w:tcW w:w="6870" w:type="dxa"/>
          </w:tcPr>
          <w:p w:rsidR="00C14B80" w:rsidRPr="00FB33CF" w:rsidRDefault="00C14B80" w:rsidP="00C073B8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投资确认</w:t>
            </w:r>
            <w:r w:rsidR="00C073B8">
              <w:rPr>
                <w:rFonts w:ascii="宋体" w:hAnsi="宋体" w:cs="Arial" w:hint="eastAsia"/>
                <w:bCs/>
                <w:sz w:val="20"/>
              </w:rPr>
              <w:t>失败</w:t>
            </w:r>
          </w:p>
        </w:tc>
      </w:tr>
      <w:tr w:rsidR="00C14B80" w:rsidRPr="00FB33CF" w:rsidTr="00092E32">
        <w:tc>
          <w:tcPr>
            <w:tcW w:w="2156" w:type="dxa"/>
          </w:tcPr>
          <w:p w:rsidR="00C14B80" w:rsidRPr="00FB33CF" w:rsidRDefault="00C14B80" w:rsidP="00092E32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C14B80" w:rsidRPr="00FB33CF" w:rsidRDefault="00C14B80" w:rsidP="00092E3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定时任务6.2，获取Lfex-TA申购确认文件，发送确认短信。</w:t>
            </w:r>
          </w:p>
        </w:tc>
      </w:tr>
      <w:tr w:rsidR="00345582" w:rsidRPr="00FB33CF" w:rsidTr="00345582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Pr="00FB33CF" w:rsidRDefault="00345582" w:rsidP="00092E32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5582" w:rsidRDefault="00345582" w:rsidP="00092E32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955825" w:rsidRPr="00C14B80" w:rsidRDefault="00955825" w:rsidP="00C61AA8"/>
    <w:p w:rsidR="00B25F4C" w:rsidRPr="00696A88" w:rsidRDefault="00B25F4C" w:rsidP="00B25F4C">
      <w:r>
        <w:rPr>
          <w:rFonts w:eastAsia="PMingLiU" w:hint="eastAsia"/>
          <w:lang w:eastAsia="zh-TW"/>
        </w:rPr>
        <w:t>短信</w:t>
      </w:r>
      <w:r>
        <w:rPr>
          <w:rFonts w:hint="eastAsia"/>
        </w:rPr>
        <w:t>8</w:t>
      </w:r>
    </w:p>
    <w:tbl>
      <w:tblPr>
        <w:tblW w:w="0" w:type="auto"/>
        <w:tblInd w:w="2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56"/>
        <w:gridCol w:w="6870"/>
      </w:tblGrid>
      <w:tr w:rsidR="00B25F4C" w:rsidRPr="00501853" w:rsidTr="00B9791B">
        <w:tc>
          <w:tcPr>
            <w:tcW w:w="9026" w:type="dxa"/>
            <w:gridSpan w:val="2"/>
          </w:tcPr>
          <w:p w:rsidR="00B25F4C" w:rsidRPr="00FB33CF" w:rsidRDefault="00B25F4C" w:rsidP="00B9791B">
            <w:pPr>
              <w:rPr>
                <w:rFonts w:ascii="宋体" w:hAnsi="宋体" w:cs="Arial"/>
                <w:b/>
                <w:lang w:eastAsia="zh-TW"/>
              </w:rPr>
            </w:pPr>
          </w:p>
          <w:p w:rsidR="00B25F4C" w:rsidRPr="00FB33CF" w:rsidRDefault="00B25F4C" w:rsidP="0009796E">
            <w:pPr>
              <w:rPr>
                <w:rFonts w:ascii="宋体" w:hAnsi="宋体" w:cs="Arial"/>
              </w:rPr>
            </w:pPr>
            <w:r w:rsidRPr="00B25F4C">
              <w:rPr>
                <w:rFonts w:ascii="宋体" w:hAnsi="宋体" w:cs="Arial" w:hint="eastAsia"/>
              </w:rPr>
              <w:t>尊敬的[$realName$]，您于[$提取申请时间]发起金额为[$appliedAmount$]元的[$productName$]</w:t>
            </w:r>
            <w:r w:rsidRPr="00B25F4C">
              <w:rPr>
                <w:rFonts w:ascii="宋体" w:hAnsi="宋体" w:cs="Arial" w:hint="eastAsia"/>
              </w:rPr>
              <w:lastRenderedPageBreak/>
              <w:t>项目的提取</w:t>
            </w:r>
            <w:r w:rsidR="0009796E" w:rsidRPr="00B25F4C">
              <w:rPr>
                <w:rFonts w:ascii="宋体" w:hAnsi="宋体" w:cs="Arial" w:hint="eastAsia"/>
              </w:rPr>
              <w:t>未能</w:t>
            </w:r>
            <w:bookmarkStart w:id="22" w:name="_GoBack"/>
            <w:bookmarkEnd w:id="22"/>
            <w:r w:rsidRPr="00B25F4C">
              <w:rPr>
                <w:rFonts w:ascii="宋体" w:hAnsi="宋体" w:cs="Arial" w:hint="eastAsia"/>
              </w:rPr>
              <w:t>成功。</w:t>
            </w:r>
            <w:r w:rsidRPr="00401DA9">
              <w:rPr>
                <w:rFonts w:ascii="宋体" w:hAnsi="宋体" w:cs="Arial" w:hint="eastAsia"/>
              </w:rPr>
              <w:t>详情请登录网站查看。</w:t>
            </w:r>
          </w:p>
        </w:tc>
      </w:tr>
      <w:tr w:rsidR="00B25F4C" w:rsidRPr="00FB33CF" w:rsidTr="00B9791B">
        <w:tc>
          <w:tcPr>
            <w:tcW w:w="2156" w:type="dxa"/>
          </w:tcPr>
          <w:p w:rsidR="00B25F4C" w:rsidRPr="00FB33CF" w:rsidRDefault="00B25F4C" w:rsidP="00B9791B">
            <w:pPr>
              <w:jc w:val="left"/>
              <w:rPr>
                <w:rFonts w:ascii="宋体" w:hAnsi="宋体" w:cs="Arial"/>
                <w:b/>
                <w:bCs/>
                <w:sz w:val="20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</w:rPr>
              <w:lastRenderedPageBreak/>
              <w:t>触发点</w:t>
            </w:r>
          </w:p>
        </w:tc>
        <w:tc>
          <w:tcPr>
            <w:tcW w:w="6870" w:type="dxa"/>
          </w:tcPr>
          <w:p w:rsidR="00B25F4C" w:rsidRPr="00FB33CF" w:rsidRDefault="00A94FA4" w:rsidP="00B9791B">
            <w:pPr>
              <w:rPr>
                <w:rFonts w:ascii="宋体" w:hAnsi="宋体" w:cs="Arial"/>
                <w:bCs/>
                <w:sz w:val="20"/>
              </w:rPr>
            </w:pPr>
            <w:r>
              <w:rPr>
                <w:rFonts w:ascii="宋体" w:hAnsi="宋体" w:cs="Arial" w:hint="eastAsia"/>
                <w:bCs/>
                <w:sz w:val="20"/>
              </w:rPr>
              <w:t>提取</w:t>
            </w:r>
            <w:r w:rsidR="00B25F4C">
              <w:rPr>
                <w:rFonts w:ascii="宋体" w:hAnsi="宋体" w:cs="Arial" w:hint="eastAsia"/>
                <w:bCs/>
                <w:sz w:val="20"/>
              </w:rPr>
              <w:t>确认失败</w:t>
            </w:r>
          </w:p>
        </w:tc>
      </w:tr>
      <w:tr w:rsidR="00B25F4C" w:rsidRPr="00FB33CF" w:rsidTr="00B9791B">
        <w:tc>
          <w:tcPr>
            <w:tcW w:w="2156" w:type="dxa"/>
          </w:tcPr>
          <w:p w:rsidR="00B25F4C" w:rsidRPr="00FB33CF" w:rsidRDefault="00B25F4C" w:rsidP="00B9791B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 w:rsidRPr="00FB33CF"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模块说明</w:t>
            </w:r>
          </w:p>
        </w:tc>
        <w:tc>
          <w:tcPr>
            <w:tcW w:w="6870" w:type="dxa"/>
          </w:tcPr>
          <w:p w:rsidR="00B25F4C" w:rsidRPr="00FB33CF" w:rsidRDefault="00B25F4C" w:rsidP="00A94FA4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定时任务6.2，获取Lfex-TA</w:t>
            </w:r>
            <w:r w:rsidR="00A94FA4">
              <w:rPr>
                <w:rFonts w:ascii="宋体" w:hAnsi="宋体" w:hint="eastAsia"/>
                <w:sz w:val="20"/>
                <w:szCs w:val="20"/>
              </w:rPr>
              <w:t>提取</w:t>
            </w:r>
            <w:r>
              <w:rPr>
                <w:rFonts w:ascii="宋体" w:hAnsi="宋体" w:hint="eastAsia"/>
                <w:sz w:val="20"/>
                <w:szCs w:val="20"/>
              </w:rPr>
              <w:t>确认文件，发送确认短信。</w:t>
            </w:r>
          </w:p>
        </w:tc>
      </w:tr>
      <w:tr w:rsidR="00B25F4C" w:rsidRPr="00FB33CF" w:rsidTr="00B9791B"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F4C" w:rsidRPr="00FB33CF" w:rsidRDefault="00B25F4C" w:rsidP="00B9791B">
            <w:pPr>
              <w:jc w:val="left"/>
              <w:rPr>
                <w:rFonts w:ascii="宋体" w:hAnsi="宋体" w:cs="Arial"/>
                <w:b/>
                <w:bCs/>
                <w:sz w:val="20"/>
                <w:lang w:eastAsia="zh-TW"/>
              </w:rPr>
            </w:pPr>
            <w:r>
              <w:rPr>
                <w:rFonts w:ascii="宋体" w:hAnsi="宋体" w:cs="Arial" w:hint="eastAsia"/>
                <w:b/>
                <w:bCs/>
                <w:sz w:val="20"/>
                <w:lang w:eastAsia="zh-TW"/>
              </w:rPr>
              <w:t>静默期</w:t>
            </w:r>
          </w:p>
        </w:tc>
        <w:tc>
          <w:tcPr>
            <w:tcW w:w="6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5F4C" w:rsidRDefault="00B25F4C" w:rsidP="00B9791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22点-8点</w:t>
            </w:r>
          </w:p>
        </w:tc>
      </w:tr>
    </w:tbl>
    <w:p w:rsidR="00B25F4C" w:rsidRPr="00C14B80" w:rsidRDefault="00B25F4C" w:rsidP="00B25F4C"/>
    <w:p w:rsidR="00345582" w:rsidRPr="00345582" w:rsidRDefault="00345582" w:rsidP="00D44225"/>
    <w:p w:rsidR="00345582" w:rsidRPr="00696A88" w:rsidRDefault="00345582" w:rsidP="00D44225"/>
    <w:p w:rsidR="00532D03" w:rsidRPr="00FB33CF" w:rsidRDefault="00532D03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3" w:name="_Toc399258284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系统架构</w:t>
      </w:r>
      <w:bookmarkEnd w:id="23"/>
    </w:p>
    <w:p w:rsidR="009920EE" w:rsidRPr="00FB33CF" w:rsidRDefault="009920EE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4" w:name="_Toc399258285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新的事件（Event）</w:t>
      </w:r>
      <w:bookmarkEnd w:id="24"/>
    </w:p>
    <w:p w:rsidR="00A37511" w:rsidRPr="00A37511" w:rsidRDefault="00A37511" w:rsidP="00A37511">
      <w:r>
        <w:rPr>
          <w:rFonts w:hint="eastAsia"/>
        </w:rPr>
        <w:t>&lt;</w:t>
      </w:r>
      <w:r>
        <w:rPr>
          <w:rFonts w:hint="eastAsia"/>
        </w:rPr>
        <w:t>是否有新的事件</w:t>
      </w:r>
      <w:r>
        <w:rPr>
          <w:rFonts w:hint="eastAsia"/>
        </w:rPr>
        <w:t>&gt;</w:t>
      </w:r>
    </w:p>
    <w:p w:rsidR="009920EE" w:rsidRPr="00FB33CF" w:rsidRDefault="009920EE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5" w:name="_Toc399258286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架构图</w:t>
      </w:r>
      <w:bookmarkEnd w:id="25"/>
    </w:p>
    <w:p w:rsidR="009920EE" w:rsidRDefault="009920EE" w:rsidP="009920EE">
      <w:r>
        <w:rPr>
          <w:rFonts w:hint="eastAsia"/>
        </w:rPr>
        <w:t>&lt;</w:t>
      </w:r>
      <w:r>
        <w:rPr>
          <w:rFonts w:hint="eastAsia"/>
        </w:rPr>
        <w:t>全新的产品必须要有架构图</w:t>
      </w:r>
      <w:r>
        <w:rPr>
          <w:rFonts w:hint="eastAsia"/>
        </w:rPr>
        <w:t xml:space="preserve"> </w:t>
      </w:r>
      <w:r>
        <w:rPr>
          <w:rFonts w:hint="eastAsia"/>
        </w:rPr>
        <w:t>（域，数据库，作业，任务，跨域的数据交流）这个部分必须要有架构团队的参与</w:t>
      </w:r>
      <w:r>
        <w:rPr>
          <w:rFonts w:hint="eastAsia"/>
        </w:rPr>
        <w:t>&gt;</w:t>
      </w:r>
    </w:p>
    <w:p w:rsidR="009920EE" w:rsidRPr="009920EE" w:rsidRDefault="009920EE" w:rsidP="009920EE"/>
    <w:p w:rsidR="00532D03" w:rsidRPr="00953A17" w:rsidRDefault="00532D03" w:rsidP="00532D03">
      <w:pPr>
        <w:ind w:left="975"/>
      </w:pPr>
    </w:p>
    <w:p w:rsidR="00532D03" w:rsidRPr="00532D03" w:rsidRDefault="00532D03" w:rsidP="00532D03"/>
    <w:p w:rsidR="009E1965" w:rsidRPr="00FB33CF" w:rsidRDefault="00C01B37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6" w:name="_Toc399258287"/>
      <w:r w:rsidRPr="00FB33CF">
        <w:rPr>
          <w:rFonts w:ascii="微软雅黑" w:eastAsia="微软雅黑" w:hAnsi="微软雅黑" w:hint="eastAsia"/>
          <w:b w:val="0"/>
          <w:szCs w:val="21"/>
          <w:lang w:eastAsia="zh-TW"/>
        </w:rPr>
        <w:t>新产品</w:t>
      </w:r>
      <w:r w:rsidR="009E1965" w:rsidRPr="00FB33CF">
        <w:rPr>
          <w:rFonts w:ascii="微软雅黑" w:eastAsia="微软雅黑" w:hAnsi="微软雅黑" w:hint="eastAsia"/>
          <w:b w:val="0"/>
          <w:szCs w:val="21"/>
          <w:lang w:eastAsia="zh-TW"/>
        </w:rPr>
        <w:t>顾客体验调研</w:t>
      </w:r>
      <w:bookmarkEnd w:id="26"/>
    </w:p>
    <w:p w:rsidR="00C01B37" w:rsidRDefault="00C01B37" w:rsidP="00C01B37">
      <w:r>
        <w:rPr>
          <w:rFonts w:hint="eastAsia"/>
        </w:rPr>
        <w:t xml:space="preserve"># </w:t>
      </w:r>
      <w:r w:rsidR="00C46C7A">
        <w:rPr>
          <w:rFonts w:hint="eastAsia"/>
        </w:rPr>
        <w:t>全新外网</w:t>
      </w:r>
      <w:r>
        <w:rPr>
          <w:rFonts w:hint="eastAsia"/>
        </w:rPr>
        <w:t>产品在</w:t>
      </w:r>
      <w:r>
        <w:rPr>
          <w:rFonts w:hint="eastAsia"/>
        </w:rPr>
        <w:t xml:space="preserve">PRD </w:t>
      </w:r>
      <w:r>
        <w:rPr>
          <w:rFonts w:hint="eastAsia"/>
        </w:rPr>
        <w:t>完成前一定要经过顾客体验的调研</w:t>
      </w:r>
    </w:p>
    <w:p w:rsidR="00C01B37" w:rsidRDefault="00C01B37" w:rsidP="00C01B37"/>
    <w:p w:rsidR="00C01B37" w:rsidRPr="00E55DC3" w:rsidRDefault="00BC0EDB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7" w:name="_Toc399258288"/>
      <w:r w:rsidRPr="00E55DC3">
        <w:rPr>
          <w:rFonts w:ascii="微软雅黑" w:eastAsia="微软雅黑" w:hAnsi="微软雅黑" w:hint="eastAsia"/>
          <w:b w:val="0"/>
          <w:szCs w:val="21"/>
          <w:lang w:eastAsia="zh-TW"/>
        </w:rPr>
        <w:t>测试目标人群</w:t>
      </w:r>
      <w:bookmarkEnd w:id="27"/>
    </w:p>
    <w:p w:rsidR="00BC0EDB" w:rsidRPr="00E55DC3" w:rsidRDefault="00BC0EDB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8" w:name="_Toc399258289"/>
      <w:r w:rsidRPr="00E55DC3">
        <w:rPr>
          <w:rFonts w:ascii="微软雅黑" w:eastAsia="微软雅黑" w:hAnsi="微软雅黑" w:hint="eastAsia"/>
          <w:b w:val="0"/>
          <w:szCs w:val="21"/>
          <w:lang w:eastAsia="zh-TW"/>
        </w:rPr>
        <w:t>测试范围</w:t>
      </w:r>
      <w:bookmarkEnd w:id="28"/>
    </w:p>
    <w:p w:rsidR="00BC0EDB" w:rsidRPr="00E55DC3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29" w:name="_Toc399258290"/>
      <w:r w:rsidRPr="00E55DC3">
        <w:rPr>
          <w:rFonts w:ascii="微软雅黑" w:eastAsia="微软雅黑" w:hAnsi="微软雅黑" w:hint="eastAsia"/>
          <w:b w:val="0"/>
          <w:szCs w:val="21"/>
          <w:lang w:eastAsia="zh-TW"/>
        </w:rPr>
        <w:t>浏览页面</w:t>
      </w:r>
      <w:bookmarkEnd w:id="29"/>
    </w:p>
    <w:p w:rsidR="00BC0EDB" w:rsidRDefault="00BC0EDB" w:rsidP="00BC0EDB">
      <w:pPr>
        <w:ind w:left="420"/>
        <w:rPr>
          <w:color w:val="FF0000"/>
        </w:rPr>
      </w:pPr>
    </w:p>
    <w:tbl>
      <w:tblPr>
        <w:tblW w:w="79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38"/>
        <w:gridCol w:w="4782"/>
        <w:gridCol w:w="900"/>
      </w:tblGrid>
      <w:tr w:rsidR="00BC0EDB" w:rsidRPr="00E55DC3" w:rsidTr="001422E9">
        <w:tc>
          <w:tcPr>
            <w:tcW w:w="2238" w:type="dxa"/>
            <w:shd w:val="clear" w:color="auto" w:fill="000000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/>
                <w:b/>
                <w:bCs/>
                <w:lang w:eastAsia="zh-TW"/>
              </w:rPr>
            </w:pPr>
            <w:r w:rsidRPr="00E55DC3">
              <w:rPr>
                <w:rFonts w:ascii="宋体" w:hAnsi="宋体" w:hint="eastAsia"/>
                <w:b/>
                <w:bCs/>
              </w:rPr>
              <w:t>页面</w:t>
            </w:r>
            <w:r w:rsidR="00E55DC3" w:rsidRPr="00E55DC3">
              <w:rPr>
                <w:rFonts w:ascii="宋体" w:hAnsi="宋体" w:hint="eastAsia"/>
                <w:b/>
                <w:bCs/>
              </w:rPr>
              <w:t>名称</w:t>
            </w:r>
          </w:p>
        </w:tc>
        <w:tc>
          <w:tcPr>
            <w:tcW w:w="4782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/>
                <w:b/>
              </w:rPr>
            </w:pPr>
            <w:r w:rsidRPr="00E55DC3">
              <w:rPr>
                <w:rFonts w:ascii="宋体" w:hAnsi="宋体" w:hint="eastAsia"/>
                <w:b/>
              </w:rPr>
              <w:t>URL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E55DC3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BC0EDB" w:rsidRPr="00E55DC3" w:rsidTr="001422E9">
        <w:tc>
          <w:tcPr>
            <w:tcW w:w="2238" w:type="dxa"/>
          </w:tcPr>
          <w:p w:rsidR="00BC0EDB" w:rsidRPr="00E55DC3" w:rsidRDefault="00BC0EDB" w:rsidP="001422E9">
            <w:pPr>
              <w:jc w:val="left"/>
              <w:rPr>
                <w:rFonts w:ascii="宋体" w:hAnsi="宋体" w:cs="Arial"/>
                <w:iCs/>
              </w:rPr>
            </w:pPr>
            <w:r w:rsidRPr="00E55DC3">
              <w:rPr>
                <w:rFonts w:ascii="宋体" w:hAnsi="宋体" w:cs="Arial" w:hint="eastAsia"/>
                <w:iCs/>
              </w:rPr>
              <w:t>首页</w:t>
            </w:r>
          </w:p>
        </w:tc>
        <w:tc>
          <w:tcPr>
            <w:tcW w:w="4782" w:type="dxa"/>
          </w:tcPr>
          <w:p w:rsidR="00BC0EDB" w:rsidRPr="00E55DC3" w:rsidRDefault="00E55DC3" w:rsidP="00E55DC3">
            <w:pPr>
              <w:rPr>
                <w:rFonts w:ascii="宋体" w:hAnsi="宋体" w:cs="Arial"/>
                <w:iCs/>
              </w:rPr>
            </w:pPr>
            <w:r>
              <w:rPr>
                <w:rFonts w:ascii="宋体" w:eastAsia="PMingLiU" w:hAnsi="宋体" w:cs="Arial" w:hint="eastAsia"/>
                <w:iCs/>
                <w:lang w:eastAsia="zh-TW"/>
              </w:rPr>
              <w:t>www.lufax.com</w:t>
            </w:r>
          </w:p>
        </w:tc>
        <w:tc>
          <w:tcPr>
            <w:tcW w:w="900" w:type="dxa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  <w:tr w:rsidR="00BC0EDB" w:rsidRPr="00E55DC3" w:rsidTr="001422E9">
        <w:tc>
          <w:tcPr>
            <w:tcW w:w="2238" w:type="dxa"/>
          </w:tcPr>
          <w:p w:rsidR="00BC0EDB" w:rsidRPr="00E55DC3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4782" w:type="dxa"/>
          </w:tcPr>
          <w:p w:rsidR="00BC0EDB" w:rsidRPr="00E55DC3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900" w:type="dxa"/>
            <w:vAlign w:val="center"/>
          </w:tcPr>
          <w:p w:rsidR="00BC0EDB" w:rsidRPr="00E55DC3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</w:tbl>
    <w:p w:rsidR="00BC0EDB" w:rsidRDefault="00BC0EDB" w:rsidP="00BC0EDB">
      <w:pPr>
        <w:ind w:left="420"/>
        <w:rPr>
          <w:color w:val="FF0000"/>
        </w:rPr>
      </w:pPr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0" w:name="_Toc399258291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>有提示浏览操作（不需要登录）。</w:t>
      </w:r>
      <w:bookmarkEnd w:id="30"/>
    </w:p>
    <w:p w:rsidR="00BC0EDB" w:rsidRDefault="00BC0EDB" w:rsidP="00BC0EDB">
      <w:pPr>
        <w:ind w:left="420"/>
        <w:rPr>
          <w:color w:val="FF0000"/>
        </w:rPr>
      </w:pPr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38"/>
        <w:gridCol w:w="3109"/>
        <w:gridCol w:w="2573"/>
        <w:gridCol w:w="900"/>
      </w:tblGrid>
      <w:tr w:rsidR="00BC0EDB" w:rsidRPr="00323ABB" w:rsidTr="001422E9">
        <w:tc>
          <w:tcPr>
            <w:tcW w:w="2238" w:type="dxa"/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bCs/>
              </w:rPr>
            </w:pPr>
            <w:r w:rsidRPr="00323ABB">
              <w:rPr>
                <w:rFonts w:ascii="宋体" w:hAnsi="宋体" w:hint="eastAsia"/>
                <w:b/>
                <w:bCs/>
              </w:rPr>
              <w:t>浏览过程</w:t>
            </w:r>
          </w:p>
        </w:tc>
        <w:tc>
          <w:tcPr>
            <w:tcW w:w="3109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rPr>
                <w:rFonts w:ascii="宋体" w:hAnsi="宋体"/>
                <w:b/>
              </w:rPr>
            </w:pPr>
            <w:r w:rsidRPr="00323ABB">
              <w:rPr>
                <w:rFonts w:ascii="宋体" w:hAnsi="宋体"/>
                <w:b/>
              </w:rPr>
              <w:t>S</w:t>
            </w:r>
            <w:r w:rsidRPr="00323ABB">
              <w:rPr>
                <w:rFonts w:ascii="宋体" w:hAnsi="宋体" w:hint="eastAsia"/>
                <w:b/>
              </w:rPr>
              <w:t>tarting URL</w:t>
            </w:r>
          </w:p>
        </w:tc>
        <w:tc>
          <w:tcPr>
            <w:tcW w:w="2573" w:type="dxa"/>
            <w:shd w:val="clear" w:color="auto" w:fill="000000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</w:rPr>
            </w:pPr>
            <w:r w:rsidRPr="00323ABB">
              <w:rPr>
                <w:rFonts w:ascii="宋体" w:hAnsi="宋体" w:hint="eastAsia"/>
                <w:b/>
              </w:rPr>
              <w:t>所有的URL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323ABB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rPr>
                <w:rFonts w:ascii="宋体" w:hAnsi="宋体" w:cs="Arial"/>
                <w:sz w:val="16"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</w:tbl>
    <w:p w:rsidR="00BC0EDB" w:rsidRDefault="00BC0EDB" w:rsidP="00BC0EDB">
      <w:pPr>
        <w:ind w:left="420"/>
        <w:rPr>
          <w:color w:val="FF0000"/>
        </w:rPr>
      </w:pPr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1" w:name="_Toc399258292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有提示流程操作（需要登录）</w:t>
      </w:r>
      <w:bookmarkEnd w:id="31"/>
    </w:p>
    <w:tbl>
      <w:tblPr>
        <w:tblW w:w="8820" w:type="dxa"/>
        <w:tblInd w:w="2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38"/>
        <w:gridCol w:w="3109"/>
        <w:gridCol w:w="2573"/>
        <w:gridCol w:w="900"/>
      </w:tblGrid>
      <w:tr w:rsidR="00BC0EDB" w:rsidRPr="00323ABB" w:rsidTr="001422E9">
        <w:tc>
          <w:tcPr>
            <w:tcW w:w="2238" w:type="dxa"/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bCs/>
              </w:rPr>
            </w:pPr>
            <w:r w:rsidRPr="00323ABB">
              <w:rPr>
                <w:rFonts w:ascii="宋体" w:hAnsi="宋体" w:hint="eastAsia"/>
                <w:b/>
                <w:bCs/>
              </w:rPr>
              <w:t>流程操作</w:t>
            </w:r>
          </w:p>
        </w:tc>
        <w:tc>
          <w:tcPr>
            <w:tcW w:w="3109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rPr>
                <w:rFonts w:ascii="宋体" w:hAnsi="宋体"/>
                <w:b/>
              </w:rPr>
            </w:pPr>
            <w:r w:rsidRPr="00323ABB">
              <w:rPr>
                <w:rFonts w:ascii="宋体" w:hAnsi="宋体"/>
                <w:b/>
              </w:rPr>
              <w:t>S</w:t>
            </w:r>
            <w:r w:rsidRPr="00323ABB">
              <w:rPr>
                <w:rFonts w:ascii="宋体" w:hAnsi="宋体" w:hint="eastAsia"/>
                <w:b/>
              </w:rPr>
              <w:t>tarting URL</w:t>
            </w:r>
          </w:p>
        </w:tc>
        <w:tc>
          <w:tcPr>
            <w:tcW w:w="2573" w:type="dxa"/>
            <w:shd w:val="clear" w:color="auto" w:fill="000000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</w:rPr>
            </w:pPr>
            <w:r w:rsidRPr="00323ABB">
              <w:rPr>
                <w:rFonts w:ascii="宋体" w:hAnsi="宋体" w:hint="eastAsia"/>
                <w:b/>
              </w:rPr>
              <w:t>所有的URL</w:t>
            </w:r>
          </w:p>
        </w:tc>
        <w:tc>
          <w:tcPr>
            <w:tcW w:w="900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/>
                <w:b/>
                <w:lang w:eastAsia="zh-TW"/>
              </w:rPr>
            </w:pPr>
            <w:r w:rsidRPr="00323ABB">
              <w:rPr>
                <w:rFonts w:ascii="宋体" w:hAnsi="宋体" w:hint="eastAsia"/>
                <w:b/>
                <w:lang w:eastAsia="zh-TW"/>
              </w:rPr>
              <w:t>优先级</w:t>
            </w: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  <w:tr w:rsidR="00BC0EDB" w:rsidRPr="00323ABB" w:rsidTr="001422E9">
        <w:tc>
          <w:tcPr>
            <w:tcW w:w="2238" w:type="dxa"/>
          </w:tcPr>
          <w:p w:rsidR="00BC0EDB" w:rsidRPr="00323ABB" w:rsidRDefault="00BC0EDB" w:rsidP="001422E9">
            <w:pPr>
              <w:jc w:val="left"/>
              <w:rPr>
                <w:rFonts w:ascii="宋体" w:hAnsi="宋体" w:cs="Arial"/>
                <w:iCs/>
              </w:rPr>
            </w:pPr>
          </w:p>
        </w:tc>
        <w:tc>
          <w:tcPr>
            <w:tcW w:w="3109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2573" w:type="dxa"/>
          </w:tcPr>
          <w:p w:rsidR="00BC0EDB" w:rsidRPr="00323ABB" w:rsidRDefault="00BC0EDB" w:rsidP="001422E9">
            <w:pPr>
              <w:rPr>
                <w:rFonts w:ascii="宋体" w:hAnsi="宋体" w:cs="Arial"/>
                <w:iCs/>
              </w:rPr>
            </w:pPr>
          </w:p>
        </w:tc>
        <w:tc>
          <w:tcPr>
            <w:tcW w:w="900" w:type="dxa"/>
            <w:vAlign w:val="center"/>
          </w:tcPr>
          <w:p w:rsidR="00BC0EDB" w:rsidRPr="00323ABB" w:rsidRDefault="00BC0EDB" w:rsidP="001422E9">
            <w:pPr>
              <w:jc w:val="center"/>
              <w:rPr>
                <w:rFonts w:ascii="宋体" w:hAnsi="宋体" w:cs="Arial"/>
                <w:sz w:val="16"/>
                <w:lang w:eastAsia="zh-TW"/>
              </w:rPr>
            </w:pPr>
          </w:p>
        </w:tc>
      </w:tr>
    </w:tbl>
    <w:p w:rsidR="00BC0EDB" w:rsidRPr="00BC0EDB" w:rsidRDefault="00BC0EDB" w:rsidP="00BC0EDB">
      <w:pPr>
        <w:rPr>
          <w:color w:val="548DD4"/>
        </w:rPr>
      </w:pPr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2" w:name="_Toc399258293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用户反馈的问题已经改进建议</w:t>
      </w:r>
      <w:bookmarkEnd w:id="32"/>
    </w:p>
    <w:p w:rsidR="00BC0EDB" w:rsidRPr="00323ABB" w:rsidRDefault="00BC0EDB" w:rsidP="006C3D7C">
      <w:pPr>
        <w:pStyle w:val="4"/>
        <w:numPr>
          <w:ilvl w:val="2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3" w:name="_Toc399258294"/>
      <w:r w:rsidRPr="00323ABB">
        <w:rPr>
          <w:rFonts w:ascii="微软雅黑" w:eastAsia="微软雅黑" w:hAnsi="微软雅黑" w:hint="eastAsia"/>
          <w:b w:val="0"/>
          <w:szCs w:val="21"/>
          <w:lang w:eastAsia="zh-TW"/>
        </w:rPr>
        <w:t>已经解决的问题</w:t>
      </w:r>
      <w:bookmarkEnd w:id="33"/>
    </w:p>
    <w:p w:rsidR="00C01B37" w:rsidRPr="00BC0EDB" w:rsidRDefault="00C01B37" w:rsidP="00C01B37"/>
    <w:p w:rsidR="00FA095A" w:rsidRPr="005F6DFA" w:rsidRDefault="00FA095A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4" w:name="_Toc399258295"/>
      <w:r w:rsidRPr="005F6DFA">
        <w:rPr>
          <w:rFonts w:ascii="微软雅黑" w:eastAsia="微软雅黑" w:hAnsi="微软雅黑" w:hint="eastAsia"/>
          <w:b w:val="0"/>
          <w:szCs w:val="21"/>
          <w:lang w:eastAsia="zh-TW"/>
        </w:rPr>
        <w:t>风险评估</w:t>
      </w:r>
      <w:bookmarkEnd w:id="34"/>
    </w:p>
    <w:p w:rsidR="00F06B20" w:rsidRPr="005F6DFA" w:rsidRDefault="00F06B20" w:rsidP="00F06B20">
      <w:pPr>
        <w:ind w:left="420"/>
        <w:rPr>
          <w:rFonts w:ascii="宋体" w:hAnsi="宋体"/>
        </w:rPr>
      </w:pPr>
      <w:r w:rsidRPr="005F6DFA">
        <w:rPr>
          <w:rFonts w:ascii="宋体" w:hAnsi="宋体" w:hint="eastAsia"/>
        </w:rPr>
        <w:t>请说明本产品可能遇到的风险</w:t>
      </w:r>
    </w:p>
    <w:p w:rsidR="00FA095A" w:rsidRPr="00BA0475" w:rsidRDefault="00B37D6B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35" w:name="_Toc399258296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支持部门(非技术部)</w:t>
      </w:r>
      <w:bookmarkEnd w:id="35"/>
    </w:p>
    <w:p w:rsidR="00851D6B" w:rsidRPr="00BA0475" w:rsidRDefault="00F06B20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请</w:t>
      </w:r>
      <w:r w:rsidR="00B37D6B" w:rsidRPr="00BA0475">
        <w:rPr>
          <w:rFonts w:ascii="宋体" w:hAnsi="宋体" w:hint="eastAsia"/>
        </w:rPr>
        <w:t>说明与本产品相关的部門支持</w:t>
      </w:r>
    </w:p>
    <w:p w:rsidR="00FA095A" w:rsidRPr="00BA0475" w:rsidRDefault="00FA095A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ab/>
      </w:r>
      <w:bookmarkStart w:id="36" w:name="_Toc399258297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法务</w:t>
      </w:r>
      <w:bookmarkEnd w:id="36"/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合同需求</w:t>
      </w:r>
      <w:r w:rsidR="00E7134C" w:rsidRPr="00BA0475">
        <w:rPr>
          <w:rFonts w:ascii="宋体" w:hAnsi="宋体" w:hint="eastAsia"/>
        </w:rPr>
        <w:t>或其他相关注意事项</w:t>
      </w:r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是否符合</w:t>
      </w:r>
      <w:r w:rsidR="00C71730" w:rsidRPr="00BA0475">
        <w:rPr>
          <w:rFonts w:ascii="宋体" w:hAnsi="宋体" w:hint="eastAsia"/>
        </w:rPr>
        <w:t>公司</w:t>
      </w:r>
      <w:r w:rsidRPr="00BA0475">
        <w:rPr>
          <w:rFonts w:ascii="宋体" w:hAnsi="宋体" w:hint="eastAsia"/>
        </w:rPr>
        <w:t>政策</w:t>
      </w:r>
    </w:p>
    <w:p w:rsidR="00FA095A" w:rsidRPr="00BA0475" w:rsidRDefault="00FA095A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ab/>
      </w:r>
      <w:bookmarkStart w:id="37" w:name="_Toc399258298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财务</w:t>
      </w:r>
      <w:bookmarkEnd w:id="37"/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功能需求中是否与财务相关, 或有收入/ 支出评估</w:t>
      </w:r>
    </w:p>
    <w:p w:rsidR="00FA095A" w:rsidRPr="00BA0475" w:rsidRDefault="00FA095A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ab/>
      </w:r>
      <w:bookmarkStart w:id="38" w:name="_Toc399258299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客服</w:t>
      </w:r>
      <w:bookmarkEnd w:id="38"/>
    </w:p>
    <w:p w:rsidR="00851D6B" w:rsidRPr="00BA0475" w:rsidRDefault="00851D6B" w:rsidP="00851D6B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评估上线后, 对客服人力</w:t>
      </w:r>
      <w:r w:rsidR="004D521C" w:rsidRPr="00BA0475">
        <w:rPr>
          <w:rFonts w:ascii="宋体" w:hAnsi="宋体" w:hint="eastAsia"/>
        </w:rPr>
        <w:t>, 帮助中心</w:t>
      </w:r>
      <w:r w:rsidRPr="00BA0475">
        <w:rPr>
          <w:rFonts w:ascii="宋体" w:hAnsi="宋体" w:hint="eastAsia"/>
        </w:rPr>
        <w:t>的需求, 来信量等等</w:t>
      </w:r>
      <w:r w:rsidR="00EF3CD1" w:rsidRPr="00BA0475">
        <w:rPr>
          <w:rFonts w:ascii="宋体" w:hAnsi="宋体" w:hint="eastAsia"/>
        </w:rPr>
        <w:t>。是否要开发工具给客服使用</w:t>
      </w:r>
      <w:r w:rsidR="002A5D93" w:rsidRPr="00BA0475">
        <w:rPr>
          <w:rFonts w:ascii="宋体" w:hAnsi="宋体" w:hint="eastAsia"/>
        </w:rPr>
        <w:t>?</w:t>
      </w:r>
    </w:p>
    <w:p w:rsidR="00B37D6B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39" w:name="_Toc399258300"/>
      <w:r w:rsidR="00B37D6B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市场部</w:t>
      </w:r>
      <w:bookmarkEnd w:id="39"/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1、VIP权益</w:t>
      </w: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1）</w:t>
      </w:r>
      <w:r w:rsidRPr="007504E9">
        <w:rPr>
          <w:rFonts w:ascii="宋体" w:hAnsi="宋体" w:hint="eastAsia"/>
        </w:rPr>
        <w:tab/>
      </w:r>
      <w:r w:rsidR="00A352E7">
        <w:rPr>
          <w:rFonts w:ascii="宋体" w:hAnsi="宋体" w:hint="eastAsia"/>
        </w:rPr>
        <w:t>零活宝</w:t>
      </w:r>
      <w:r w:rsidRPr="007504E9">
        <w:rPr>
          <w:rFonts w:ascii="宋体" w:hAnsi="宋体" w:hint="eastAsia"/>
        </w:rPr>
        <w:t>上线初期，不改动目前的vip的规则，即 累积AUM达成50万，即可成为陆金所黄金VIP的原则</w:t>
      </w: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2）</w:t>
      </w:r>
      <w:r w:rsidRPr="007504E9">
        <w:rPr>
          <w:rFonts w:ascii="宋体" w:hAnsi="宋体" w:hint="eastAsia"/>
        </w:rPr>
        <w:tab/>
        <w:t>上线后1月之后，将评估VIP的各项指标后决定是否改变规则</w:t>
      </w:r>
    </w:p>
    <w:p w:rsidR="007504E9" w:rsidRPr="007504E9" w:rsidRDefault="007504E9" w:rsidP="007504E9">
      <w:pPr>
        <w:ind w:left="420"/>
        <w:rPr>
          <w:rFonts w:ascii="宋体" w:hAnsi="宋体"/>
        </w:rPr>
      </w:pP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2、陆米</w:t>
      </w: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本产品不发放陆米</w:t>
      </w:r>
    </w:p>
    <w:p w:rsidR="007504E9" w:rsidRPr="007504E9" w:rsidRDefault="007504E9" w:rsidP="007504E9">
      <w:pPr>
        <w:ind w:left="420"/>
        <w:rPr>
          <w:rFonts w:ascii="宋体" w:hAnsi="宋体"/>
        </w:rPr>
      </w:pPr>
    </w:p>
    <w:p w:rsidR="007504E9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3、陆金币</w:t>
      </w:r>
    </w:p>
    <w:p w:rsidR="00097CD4" w:rsidRPr="007504E9" w:rsidRDefault="007504E9" w:rsidP="007504E9">
      <w:pPr>
        <w:ind w:left="420"/>
        <w:rPr>
          <w:rFonts w:ascii="宋体" w:hAnsi="宋体"/>
        </w:rPr>
      </w:pPr>
      <w:r w:rsidRPr="007504E9">
        <w:rPr>
          <w:rFonts w:ascii="宋体" w:hAnsi="宋体" w:hint="eastAsia"/>
        </w:rPr>
        <w:t>支付时，不支持陆金币包括全场通用陆金币</w:t>
      </w:r>
    </w:p>
    <w:p w:rsidR="00B37D6B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0" w:name="_Toc399258301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产品</w:t>
      </w:r>
      <w:r w:rsidR="00B37D6B" w:rsidRPr="00BA0475">
        <w:rPr>
          <w:rFonts w:ascii="微软雅黑" w:eastAsia="微软雅黑" w:hAnsi="微软雅黑" w:hint="eastAsia"/>
          <w:b w:val="0"/>
          <w:szCs w:val="21"/>
          <w:lang w:eastAsia="zh-TW"/>
        </w:rPr>
        <w:t>部</w:t>
      </w:r>
      <w:bookmarkEnd w:id="40"/>
    </w:p>
    <w:p w:rsidR="00097CD4" w:rsidRPr="00BA0475" w:rsidRDefault="00097CD4" w:rsidP="00097CD4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</w:rPr>
        <w:t>说明需要商品部支持的项目</w:t>
      </w:r>
    </w:p>
    <w:p w:rsidR="00FA095A" w:rsidRPr="00BA0475" w:rsidRDefault="00957356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bookmarkStart w:id="41" w:name="_Toc399258302"/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>上线需求</w:t>
      </w:r>
      <w:bookmarkEnd w:id="41"/>
    </w:p>
    <w:p w:rsidR="009E1965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2" w:name="_Toc399258303"/>
      <w:r w:rsidR="009E1965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帮助中心的改变</w:t>
      </w:r>
      <w:bookmarkEnd w:id="42"/>
    </w:p>
    <w:p w:rsidR="006C7AF7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3" w:name="_Toc399258304"/>
      <w:r w:rsidR="006C7AF7" w:rsidRPr="00BA0475">
        <w:rPr>
          <w:rFonts w:ascii="微软雅黑" w:eastAsia="微软雅黑" w:hAnsi="微软雅黑" w:hint="eastAsia"/>
          <w:b w:val="0"/>
          <w:szCs w:val="21"/>
          <w:lang w:eastAsia="zh-TW"/>
        </w:rPr>
        <w:t>运营需求</w:t>
      </w:r>
      <w:bookmarkEnd w:id="43"/>
    </w:p>
    <w:p w:rsidR="006C7AF7" w:rsidRPr="00BA0475" w:rsidRDefault="006C7AF7" w:rsidP="006C7AF7">
      <w:pPr>
        <w:ind w:left="420"/>
        <w:rPr>
          <w:rFonts w:ascii="宋体" w:hAnsi="宋体"/>
        </w:rPr>
      </w:pPr>
      <w:r w:rsidRPr="00BA0475">
        <w:rPr>
          <w:rFonts w:ascii="宋体" w:hAnsi="宋体" w:hint="eastAsia"/>
          <w:lang w:eastAsia="zh-TW"/>
        </w:rPr>
        <w:t>机器, 宽带, 监测需求</w:t>
      </w:r>
      <w:r w:rsidR="00335BB5" w:rsidRPr="00BA0475">
        <w:rPr>
          <w:rFonts w:ascii="宋体" w:hAnsi="宋体" w:hint="eastAsia"/>
        </w:rPr>
        <w:t>。</w:t>
      </w:r>
    </w:p>
    <w:p w:rsidR="00103126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4" w:name="_Toc399258305"/>
      <w:r w:rsidR="00103126" w:rsidRPr="00BA0475">
        <w:rPr>
          <w:rFonts w:ascii="微软雅黑" w:eastAsia="微软雅黑" w:hAnsi="微软雅黑" w:hint="eastAsia"/>
          <w:b w:val="0"/>
          <w:szCs w:val="21"/>
          <w:lang w:eastAsia="zh-TW"/>
        </w:rPr>
        <w:t>数据跟踪</w:t>
      </w:r>
      <w:r w:rsidR="00A52DE3" w:rsidRPr="00BA0475">
        <w:rPr>
          <w:rFonts w:ascii="微软雅黑" w:eastAsia="微软雅黑" w:hAnsi="微软雅黑" w:hint="eastAsia"/>
          <w:b w:val="0"/>
          <w:szCs w:val="21"/>
          <w:lang w:eastAsia="zh-TW"/>
        </w:rPr>
        <w:t>与</w:t>
      </w:r>
      <w:r w:rsidR="00103126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分析需求</w:t>
      </w:r>
      <w:bookmarkEnd w:id="44"/>
    </w:p>
    <w:p w:rsidR="00103126" w:rsidRPr="00BA0475" w:rsidRDefault="00103126" w:rsidP="00103126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上线前后的数据分析与对比</w:t>
      </w:r>
      <w:r w:rsidR="00A52DE3" w:rsidRPr="00BA0475">
        <w:rPr>
          <w:rFonts w:ascii="宋体" w:hAnsi="宋体" w:hint="eastAsia"/>
          <w:lang w:eastAsia="zh-TW"/>
        </w:rPr>
        <w:t>, 新的KPI 或运营指标</w:t>
      </w:r>
    </w:p>
    <w:p w:rsidR="00957356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5" w:name="_Toc399258306"/>
      <w:r w:rsidR="006C7AF7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公司内部沟通/培训需求</w:t>
      </w:r>
      <w:bookmarkEnd w:id="45"/>
    </w:p>
    <w:p w:rsidR="00FD15EE" w:rsidRPr="00BA0475" w:rsidRDefault="00FD15EE" w:rsidP="00FD15EE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请说明本功能上线前与公司内部相关部门沟通/培训计画</w:t>
      </w:r>
    </w:p>
    <w:p w:rsidR="00957356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  </w:t>
      </w:r>
      <w:bookmarkStart w:id="46" w:name="_Toc399258307"/>
      <w:r w:rsidR="001D69A0" w:rsidRPr="00BA0475">
        <w:rPr>
          <w:rFonts w:ascii="微软雅黑" w:eastAsia="微软雅黑" w:hAnsi="微软雅黑" w:hint="eastAsia"/>
          <w:b w:val="0"/>
          <w:szCs w:val="21"/>
          <w:lang w:eastAsia="zh-TW"/>
        </w:rPr>
        <w:t>公司外部沟通/培训需求</w:t>
      </w:r>
      <w:bookmarkEnd w:id="46"/>
    </w:p>
    <w:p w:rsidR="00FD15EE" w:rsidRPr="00BA0475" w:rsidRDefault="001D69A0" w:rsidP="00FD15EE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请说明本功能上线前</w:t>
      </w:r>
      <w:r w:rsidR="00FD15EE" w:rsidRPr="00BA0475">
        <w:rPr>
          <w:rFonts w:ascii="宋体" w:hAnsi="宋体" w:hint="eastAsia"/>
          <w:lang w:eastAsia="zh-TW"/>
        </w:rPr>
        <w:t>外部沟通/培训计画</w:t>
      </w:r>
    </w:p>
    <w:p w:rsidR="00DB296E" w:rsidRPr="00BA0475" w:rsidRDefault="00BA0475" w:rsidP="006C3D7C">
      <w:pPr>
        <w:pStyle w:val="4"/>
        <w:numPr>
          <w:ilvl w:val="1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BA0475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7" w:name="_Toc399258308"/>
      <w:r w:rsidR="00A26E61" w:rsidRPr="00BA0475">
        <w:rPr>
          <w:rFonts w:ascii="微软雅黑" w:eastAsia="微软雅黑" w:hAnsi="微软雅黑" w:hint="eastAsia"/>
          <w:b w:val="0"/>
          <w:szCs w:val="21"/>
          <w:lang w:eastAsia="zh-TW"/>
        </w:rPr>
        <w:t>行销/推广需求</w:t>
      </w:r>
      <w:bookmarkEnd w:id="47"/>
    </w:p>
    <w:p w:rsidR="00DB296E" w:rsidRPr="00BA0475" w:rsidRDefault="00DB296E" w:rsidP="00DB296E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在上线前产品的Demo会上前，要和UI 部门做讨论，把讨论结果在上线的Demo会上做汇报。</w:t>
      </w:r>
    </w:p>
    <w:p w:rsidR="00DB296E" w:rsidRPr="00BA0475" w:rsidRDefault="00DB296E" w:rsidP="00DB296E">
      <w:pPr>
        <w:ind w:left="420"/>
        <w:rPr>
          <w:rFonts w:ascii="宋体" w:hAnsi="宋体"/>
          <w:lang w:eastAsia="zh-TW"/>
        </w:rPr>
      </w:pPr>
    </w:p>
    <w:p w:rsidR="00A26E61" w:rsidRDefault="00A26E61" w:rsidP="00A26E61">
      <w:pPr>
        <w:ind w:left="420"/>
        <w:rPr>
          <w:rFonts w:ascii="宋体" w:hAnsi="宋体"/>
          <w:lang w:eastAsia="zh-TW"/>
        </w:rPr>
      </w:pPr>
      <w:r w:rsidRPr="00BA0475">
        <w:rPr>
          <w:rFonts w:ascii="宋体" w:hAnsi="宋体" w:hint="eastAsia"/>
          <w:lang w:eastAsia="zh-TW"/>
        </w:rPr>
        <w:t>请说明上线的行销及公关计画</w:t>
      </w:r>
      <w:r w:rsidR="00E77EEF" w:rsidRPr="00BA0475">
        <w:rPr>
          <w:rFonts w:ascii="宋体" w:hAnsi="宋体" w:hint="eastAsia"/>
          <w:lang w:eastAsia="zh-TW"/>
        </w:rPr>
        <w:t>, 上线行销分为网内与网外(实体与线上), 网内推广资源由技术部提供, 网外推广计画由市场部提供</w:t>
      </w:r>
      <w:r w:rsidRPr="00BA0475">
        <w:rPr>
          <w:rFonts w:ascii="宋体" w:hAnsi="宋体" w:hint="eastAsia"/>
          <w:lang w:eastAsia="zh-TW"/>
        </w:rPr>
        <w:t>(</w:t>
      </w:r>
      <w:r w:rsidR="00075495">
        <w:rPr>
          <w:rFonts w:ascii="宋体" w:hAnsi="宋体" w:hint="eastAsia"/>
          <w:lang w:eastAsia="zh-TW"/>
        </w:rPr>
        <w:t>适合大的项目，</w:t>
      </w:r>
      <w:r w:rsidRPr="00BA0475">
        <w:rPr>
          <w:rFonts w:ascii="宋体" w:hAnsi="宋体" w:hint="eastAsia"/>
          <w:lang w:eastAsia="zh-TW"/>
        </w:rPr>
        <w:t>此部分请与市场部讨论</w:t>
      </w:r>
      <w:r w:rsidR="00075495">
        <w:rPr>
          <w:rFonts w:ascii="宋体" w:hAnsi="宋体" w:hint="eastAsia"/>
          <w:lang w:eastAsia="zh-TW"/>
        </w:rPr>
        <w:t>)</w:t>
      </w:r>
    </w:p>
    <w:p w:rsidR="006D6161" w:rsidRDefault="006D6161" w:rsidP="009442A6">
      <w:pPr>
        <w:ind w:firstLine="420"/>
        <w:rPr>
          <w:rFonts w:ascii="宋体" w:eastAsia="PMingLiU" w:hAnsi="宋体"/>
          <w:b/>
          <w:lang w:eastAsia="zh-TW"/>
        </w:rPr>
      </w:pPr>
    </w:p>
    <w:p w:rsidR="00B24BCC" w:rsidRPr="00BA0475" w:rsidRDefault="00B24BCC" w:rsidP="001422E9">
      <w:pPr>
        <w:numPr>
          <w:ilvl w:val="0"/>
          <w:numId w:val="4"/>
        </w:numPr>
        <w:rPr>
          <w:rFonts w:ascii="宋体" w:hAnsi="宋体"/>
          <w:b/>
          <w:lang w:eastAsia="zh-TW"/>
        </w:rPr>
      </w:pPr>
      <w:r w:rsidRPr="00BA0475">
        <w:rPr>
          <w:rFonts w:ascii="宋体" w:hAnsi="宋体" w:hint="eastAsia"/>
          <w:b/>
          <w:lang w:eastAsia="zh-TW"/>
        </w:rPr>
        <w:t>产品推广页</w:t>
      </w:r>
    </w:p>
    <w:p w:rsidR="00B24BCC" w:rsidRPr="00BA0475" w:rsidRDefault="00B24BCC" w:rsidP="00B24BCC">
      <w:pPr>
        <w:ind w:left="780"/>
        <w:rPr>
          <w:rFonts w:ascii="宋体" w:hAnsi="宋体"/>
        </w:rPr>
      </w:pPr>
      <w:r w:rsidRPr="00BA0475">
        <w:rPr>
          <w:rFonts w:ascii="宋体" w:hAnsi="宋体" w:hint="eastAsia"/>
        </w:rPr>
        <w:t>内容制作方向：产品功能</w:t>
      </w:r>
      <w:r w:rsidR="00D713A1" w:rsidRPr="00BA0475">
        <w:rPr>
          <w:rFonts w:ascii="宋体" w:hAnsi="宋体" w:hint="eastAsia"/>
        </w:rPr>
        <w:t>亮点,</w:t>
      </w:r>
      <w:r w:rsidR="00974C88" w:rsidRPr="00BA0475">
        <w:rPr>
          <w:rFonts w:ascii="宋体" w:hAnsi="宋体" w:hint="eastAsia"/>
        </w:rPr>
        <w:t xml:space="preserve"> </w:t>
      </w:r>
      <w:r w:rsidRPr="00BA0475">
        <w:rPr>
          <w:rFonts w:ascii="宋体" w:hAnsi="宋体" w:hint="eastAsia"/>
        </w:rPr>
        <w:t>对顾客的好处等等</w:t>
      </w:r>
    </w:p>
    <w:p w:rsidR="00B24BCC" w:rsidRPr="00BA0475" w:rsidRDefault="00E77EEF" w:rsidP="00B24BCC">
      <w:pPr>
        <w:ind w:left="780"/>
        <w:rPr>
          <w:rFonts w:ascii="宋体" w:hAnsi="宋体"/>
        </w:rPr>
      </w:pPr>
      <w:r w:rsidRPr="00BA0475">
        <w:rPr>
          <w:rFonts w:ascii="宋体" w:hAnsi="宋体" w:hint="eastAsia"/>
        </w:rPr>
        <w:t xml:space="preserve">部门资源：技术部（產品經理规划, </w:t>
      </w:r>
      <w:r w:rsidR="00BD4B05" w:rsidRPr="00BA0475">
        <w:rPr>
          <w:rFonts w:ascii="宋体" w:hAnsi="宋体" w:hint="eastAsia"/>
        </w:rPr>
        <w:t>交付</w:t>
      </w:r>
      <w:r w:rsidRPr="00BA0475">
        <w:rPr>
          <w:rFonts w:ascii="宋体" w:hAnsi="宋体" w:hint="eastAsia"/>
        </w:rPr>
        <w:t>设计部门）</w:t>
      </w:r>
    </w:p>
    <w:p w:rsidR="00B24BCC" w:rsidRPr="00BA0475" w:rsidRDefault="00E77EEF" w:rsidP="001422E9">
      <w:pPr>
        <w:numPr>
          <w:ilvl w:val="0"/>
          <w:numId w:val="4"/>
        </w:numPr>
        <w:rPr>
          <w:rFonts w:ascii="宋体" w:hAnsi="宋体"/>
          <w:b/>
        </w:rPr>
      </w:pPr>
      <w:r w:rsidRPr="00BA0475">
        <w:rPr>
          <w:rFonts w:ascii="宋体" w:hAnsi="宋体" w:hint="eastAsia"/>
          <w:b/>
        </w:rPr>
        <w:t>网内</w:t>
      </w:r>
      <w:r w:rsidR="00B24BCC" w:rsidRPr="00BA0475">
        <w:rPr>
          <w:rFonts w:ascii="宋体" w:hAnsi="宋体" w:hint="eastAsia"/>
          <w:b/>
        </w:rPr>
        <w:t>相关</w:t>
      </w:r>
      <w:r w:rsidRPr="00BA0475">
        <w:rPr>
          <w:rFonts w:ascii="宋体" w:hAnsi="宋体" w:hint="eastAsia"/>
          <w:b/>
        </w:rPr>
        <w:t>页面的推广资源</w:t>
      </w:r>
    </w:p>
    <w:p w:rsidR="00AA615F" w:rsidRPr="00BA0475" w:rsidRDefault="00AA615F" w:rsidP="00AA615F">
      <w:pPr>
        <w:ind w:left="840"/>
        <w:rPr>
          <w:rFonts w:ascii="宋体" w:hAnsi="宋体"/>
        </w:rPr>
      </w:pPr>
      <w:r w:rsidRPr="00BA0475">
        <w:rPr>
          <w:rFonts w:ascii="宋体" w:hAnsi="宋体" w:hint="eastAsia"/>
        </w:rPr>
        <w:t>请说明上线后, 在</w:t>
      </w:r>
      <w:r w:rsidR="00C71730" w:rsidRPr="00BA0475">
        <w:rPr>
          <w:rFonts w:ascii="宋体" w:hAnsi="宋体" w:hint="eastAsia"/>
        </w:rPr>
        <w:t>公司</w:t>
      </w:r>
      <w:r w:rsidRPr="00BA0475">
        <w:rPr>
          <w:rFonts w:ascii="宋体" w:hAnsi="宋体" w:hint="eastAsia"/>
        </w:rPr>
        <w:t xml:space="preserve">相关页面/邮件的推广资源（请和设计部门讨论）。下面是我们有的推广方式.标准的推广期为2 </w:t>
      </w:r>
      <w:r w:rsidRPr="00BA0475">
        <w:rPr>
          <w:rFonts w:ascii="宋体" w:hAnsi="宋体"/>
        </w:rPr>
        <w:t>–</w:t>
      </w:r>
      <w:r w:rsidRPr="00BA0475">
        <w:rPr>
          <w:rFonts w:ascii="宋体" w:hAnsi="宋体" w:hint="eastAsia"/>
        </w:rPr>
        <w:t xml:space="preserve"> 4 周。通常在产品上线两周后</w:t>
      </w:r>
      <w:r w:rsidR="00DB296E" w:rsidRPr="00BA0475">
        <w:rPr>
          <w:rFonts w:ascii="宋体" w:hAnsi="宋体" w:hint="eastAsia"/>
        </w:rPr>
        <w:t xml:space="preserve"> （有的产品需要两周的稳定时间）</w:t>
      </w:r>
    </w:p>
    <w:p w:rsidR="00AA615F" w:rsidRPr="00E77EEF" w:rsidRDefault="00AA615F" w:rsidP="00AA615F">
      <w:pPr>
        <w:ind w:left="420"/>
        <w:rPr>
          <w:rFonts w:ascii="宋体" w:eastAsia="PMingLiU" w:hAnsi="宋体"/>
          <w:b/>
        </w:rPr>
      </w:pP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0"/>
        <w:gridCol w:w="1620"/>
        <w:gridCol w:w="1260"/>
        <w:gridCol w:w="3240"/>
        <w:gridCol w:w="1620"/>
        <w:gridCol w:w="1080"/>
      </w:tblGrid>
      <w:tr w:rsidR="003222BA" w:rsidRPr="005D0124" w:rsidTr="00E02027">
        <w:tc>
          <w:tcPr>
            <w:tcW w:w="108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页面</w:t>
            </w:r>
          </w:p>
        </w:tc>
        <w:tc>
          <w:tcPr>
            <w:tcW w:w="162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模块</w:t>
            </w:r>
            <w:r w:rsidRPr="005D0124">
              <w:rPr>
                <w:rFonts w:ascii="宋体" w:hAnsi="宋体" w:hint="eastAsia"/>
                <w:b/>
                <w:color w:val="FFFFFF"/>
                <w:lang w:eastAsia="zh-TW"/>
              </w:rPr>
              <w:t>/位置</w:t>
            </w:r>
          </w:p>
        </w:tc>
        <w:tc>
          <w:tcPr>
            <w:tcW w:w="126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部门资源</w:t>
            </w:r>
          </w:p>
        </w:tc>
        <w:tc>
          <w:tcPr>
            <w:tcW w:w="324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推广方式</w:t>
            </w:r>
          </w:p>
        </w:tc>
        <w:tc>
          <w:tcPr>
            <w:tcW w:w="162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</w:rPr>
              <w:t>推广时间</w:t>
            </w:r>
            <w:r w:rsidRPr="005D0124">
              <w:rPr>
                <w:rFonts w:ascii="宋体" w:hAnsi="宋体" w:hint="eastAsia"/>
                <w:b/>
                <w:lang w:eastAsia="zh-TW"/>
              </w:rPr>
              <w:t>(</w:t>
            </w:r>
            <w:r w:rsidR="009A7523" w:rsidRPr="005D0124">
              <w:rPr>
                <w:rFonts w:ascii="宋体" w:hAnsi="宋体" w:hint="eastAsia"/>
                <w:b/>
              </w:rPr>
              <w:t>mm/yy</w:t>
            </w:r>
            <w:r w:rsidRPr="005D0124">
              <w:rPr>
                <w:rFonts w:ascii="宋体" w:hAnsi="宋体" w:hint="eastAsia"/>
                <w:b/>
                <w:lang w:eastAsia="zh-TW"/>
              </w:rPr>
              <w:t>)</w:t>
            </w:r>
          </w:p>
        </w:tc>
        <w:tc>
          <w:tcPr>
            <w:tcW w:w="1080" w:type="dxa"/>
            <w:shd w:val="clear" w:color="auto" w:fill="000000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lang w:eastAsia="zh-TW"/>
              </w:rPr>
              <w:t>本次需求</w:t>
            </w:r>
          </w:p>
        </w:tc>
      </w:tr>
      <w:tr w:rsidR="00EC0925" w:rsidRPr="005D0124" w:rsidTr="005D0124">
        <w:trPr>
          <w:trHeight w:val="311"/>
        </w:trPr>
        <w:tc>
          <w:tcPr>
            <w:tcW w:w="1080" w:type="dxa"/>
            <w:tcBorders>
              <w:bottom w:val="single" w:sz="4" w:space="0" w:color="auto"/>
            </w:tcBorders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  <w:r w:rsidRPr="005D0124">
              <w:rPr>
                <w:rFonts w:ascii="宋体" w:hAnsi="宋体"/>
                <w:sz w:val="22"/>
                <w:szCs w:val="22"/>
                <w:lang w:eastAsia="zh-TW"/>
              </w:rPr>
              <w:t>V</w:t>
            </w:r>
          </w:p>
        </w:tc>
      </w:tr>
      <w:tr w:rsidR="00EC0925" w:rsidRPr="005D0124" w:rsidTr="00BA0475">
        <w:tc>
          <w:tcPr>
            <w:tcW w:w="1080" w:type="dxa"/>
            <w:tcBorders>
              <w:top w:val="single" w:sz="4" w:space="0" w:color="auto"/>
            </w:tcBorders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EC0925" w:rsidRPr="005D0124" w:rsidTr="00E02027"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EC0925" w:rsidRPr="005D0124" w:rsidTr="00E02027"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color w:val="FF0000"/>
                <w:sz w:val="22"/>
                <w:szCs w:val="22"/>
              </w:rPr>
            </w:pPr>
          </w:p>
        </w:tc>
        <w:tc>
          <w:tcPr>
            <w:tcW w:w="1080" w:type="dxa"/>
          </w:tcPr>
          <w:p w:rsidR="00EC0925" w:rsidRPr="005D0124" w:rsidRDefault="00EC0925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791863" w:rsidRPr="005D0124" w:rsidTr="00E02027">
        <w:tc>
          <w:tcPr>
            <w:tcW w:w="108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324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791863" w:rsidRPr="005D0124" w:rsidRDefault="0079186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  <w:tr w:rsidR="003222BA" w:rsidRPr="005D0124" w:rsidTr="00E02027">
        <w:tc>
          <w:tcPr>
            <w:tcW w:w="108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080" w:type="dxa"/>
          </w:tcPr>
          <w:p w:rsidR="003222BA" w:rsidRPr="005D0124" w:rsidRDefault="007D3071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  <w:r w:rsidRPr="005D0124">
              <w:rPr>
                <w:rFonts w:ascii="宋体" w:hAnsi="宋体" w:hint="eastAsia"/>
                <w:sz w:val="22"/>
                <w:szCs w:val="22"/>
                <w:lang w:eastAsia="zh-TW"/>
              </w:rPr>
              <w:t>--</w:t>
            </w:r>
          </w:p>
        </w:tc>
      </w:tr>
      <w:tr w:rsidR="003222BA" w:rsidRPr="005D0124" w:rsidTr="00E02027">
        <w:tc>
          <w:tcPr>
            <w:tcW w:w="108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6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324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  <w:tc>
          <w:tcPr>
            <w:tcW w:w="162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3222BA" w:rsidRPr="005D0124" w:rsidRDefault="003222BA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</w:tr>
    </w:tbl>
    <w:p w:rsidR="00075495" w:rsidRPr="005D0124" w:rsidRDefault="00075495" w:rsidP="003222BA">
      <w:pPr>
        <w:ind w:firstLine="420"/>
        <w:rPr>
          <w:rFonts w:ascii="宋体" w:hAnsi="宋体"/>
        </w:rPr>
      </w:pPr>
    </w:p>
    <w:p w:rsidR="004D0F8E" w:rsidRPr="005D0124" w:rsidRDefault="004D0F8E" w:rsidP="003222BA">
      <w:pPr>
        <w:ind w:firstLine="420"/>
        <w:rPr>
          <w:rFonts w:ascii="宋体" w:hAnsi="宋体"/>
        </w:rPr>
      </w:pP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80"/>
        <w:gridCol w:w="1620"/>
        <w:gridCol w:w="1260"/>
        <w:gridCol w:w="3240"/>
        <w:gridCol w:w="1620"/>
        <w:gridCol w:w="1080"/>
      </w:tblGrid>
      <w:tr w:rsidR="007D7DA6" w:rsidRPr="005D0124" w:rsidTr="00E02027">
        <w:tc>
          <w:tcPr>
            <w:tcW w:w="108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邮件</w:t>
            </w:r>
            <w:r w:rsidR="009A7523" w:rsidRPr="005D0124">
              <w:rPr>
                <w:rFonts w:ascii="宋体" w:hAnsi="宋体" w:hint="eastAsia"/>
                <w:b/>
                <w:color w:val="FFFFFF"/>
              </w:rPr>
              <w:t>/短信</w:t>
            </w:r>
          </w:p>
        </w:tc>
        <w:tc>
          <w:tcPr>
            <w:tcW w:w="162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顾客的名单</w:t>
            </w:r>
          </w:p>
        </w:tc>
        <w:tc>
          <w:tcPr>
            <w:tcW w:w="126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部门资源</w:t>
            </w:r>
          </w:p>
        </w:tc>
        <w:tc>
          <w:tcPr>
            <w:tcW w:w="324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</w:rPr>
            </w:pPr>
            <w:r w:rsidRPr="005D0124">
              <w:rPr>
                <w:rFonts w:ascii="宋体" w:hAnsi="宋体" w:hint="eastAsia"/>
                <w:b/>
                <w:color w:val="FFFFFF"/>
              </w:rPr>
              <w:t>推广方式</w:t>
            </w:r>
          </w:p>
        </w:tc>
        <w:tc>
          <w:tcPr>
            <w:tcW w:w="162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</w:rPr>
              <w:t>推广时间</w:t>
            </w:r>
            <w:r w:rsidRPr="005D0124">
              <w:rPr>
                <w:rFonts w:ascii="宋体" w:hAnsi="宋体" w:hint="eastAsia"/>
                <w:b/>
                <w:lang w:eastAsia="zh-TW"/>
              </w:rPr>
              <w:t>(</w:t>
            </w:r>
            <w:r w:rsidR="009A7523" w:rsidRPr="005D0124">
              <w:rPr>
                <w:rFonts w:ascii="宋体" w:hAnsi="宋体" w:hint="eastAsia"/>
                <w:b/>
              </w:rPr>
              <w:t>mm/yy</w:t>
            </w:r>
            <w:r w:rsidRPr="005D0124">
              <w:rPr>
                <w:rFonts w:ascii="宋体" w:hAnsi="宋体" w:hint="eastAsia"/>
                <w:b/>
                <w:lang w:eastAsia="zh-TW"/>
              </w:rPr>
              <w:t>)</w:t>
            </w:r>
          </w:p>
        </w:tc>
        <w:tc>
          <w:tcPr>
            <w:tcW w:w="1080" w:type="dxa"/>
            <w:shd w:val="clear" w:color="auto" w:fill="000000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b/>
                <w:color w:val="FFFFFF"/>
                <w:lang w:eastAsia="zh-TW"/>
              </w:rPr>
            </w:pPr>
            <w:r w:rsidRPr="005D0124">
              <w:rPr>
                <w:rFonts w:ascii="宋体" w:hAnsi="宋体" w:hint="eastAsia"/>
                <w:b/>
                <w:lang w:eastAsia="zh-TW"/>
              </w:rPr>
              <w:t>本次需求</w:t>
            </w:r>
          </w:p>
        </w:tc>
      </w:tr>
      <w:tr w:rsidR="007D7DA6" w:rsidRPr="005D0124" w:rsidTr="00E02027">
        <w:trPr>
          <w:trHeight w:val="600"/>
        </w:trPr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一次性</w:t>
            </w:r>
          </w:p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62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譬如-购买过xx的顾客</w:t>
            </w:r>
          </w:p>
        </w:tc>
        <w:tc>
          <w:tcPr>
            <w:tcW w:w="126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数据不，系统运营</w:t>
            </w:r>
          </w:p>
        </w:tc>
        <w:tc>
          <w:tcPr>
            <w:tcW w:w="324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邮件 + 推广页</w:t>
            </w:r>
          </w:p>
        </w:tc>
        <w:tc>
          <w:tcPr>
            <w:tcW w:w="162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  <w:r w:rsidRPr="005D0124">
              <w:rPr>
                <w:rFonts w:ascii="宋体" w:hAnsi="宋体"/>
                <w:sz w:val="22"/>
                <w:szCs w:val="22"/>
                <w:lang w:eastAsia="zh-TW"/>
              </w:rPr>
              <w:t>V</w:t>
            </w:r>
          </w:p>
        </w:tc>
      </w:tr>
      <w:tr w:rsidR="007D7DA6" w:rsidRPr="005D0124" w:rsidTr="00E02027">
        <w:trPr>
          <w:trHeight w:val="600"/>
        </w:trPr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月报</w:t>
            </w:r>
          </w:p>
        </w:tc>
        <w:tc>
          <w:tcPr>
            <w:tcW w:w="162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订阅的顾客 + 过去三个月购买的顾客</w:t>
            </w:r>
          </w:p>
        </w:tc>
        <w:tc>
          <w:tcPr>
            <w:tcW w:w="126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数据部，系统运营，</w:t>
            </w:r>
          </w:p>
        </w:tc>
        <w:tc>
          <w:tcPr>
            <w:tcW w:w="3240" w:type="dxa"/>
          </w:tcPr>
          <w:p w:rsidR="007D7DA6" w:rsidRPr="005D0124" w:rsidRDefault="009A7523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  <w:r w:rsidRPr="005D0124">
              <w:rPr>
                <w:rFonts w:ascii="宋体" w:hAnsi="宋体" w:hint="eastAsia"/>
                <w:sz w:val="22"/>
                <w:szCs w:val="22"/>
              </w:rPr>
              <w:t>邮件 + 推广页</w:t>
            </w:r>
          </w:p>
        </w:tc>
        <w:tc>
          <w:tcPr>
            <w:tcW w:w="162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080" w:type="dxa"/>
          </w:tcPr>
          <w:p w:rsidR="007D7DA6" w:rsidRPr="005D0124" w:rsidRDefault="007D7DA6" w:rsidP="00E02027">
            <w:pPr>
              <w:jc w:val="left"/>
              <w:rPr>
                <w:rFonts w:ascii="宋体" w:hAnsi="宋体"/>
                <w:sz w:val="22"/>
                <w:szCs w:val="22"/>
                <w:lang w:eastAsia="zh-TW"/>
              </w:rPr>
            </w:pPr>
          </w:p>
        </w:tc>
      </w:tr>
    </w:tbl>
    <w:p w:rsidR="007D7DA6" w:rsidRDefault="007D7DA6" w:rsidP="003222BA">
      <w:pPr>
        <w:ind w:firstLine="420"/>
      </w:pPr>
    </w:p>
    <w:p w:rsidR="004D0F8E" w:rsidRDefault="004D0F8E" w:rsidP="003222BA">
      <w:pPr>
        <w:ind w:firstLine="420"/>
      </w:pPr>
    </w:p>
    <w:p w:rsidR="004D0F8E" w:rsidRPr="005D0124" w:rsidRDefault="005D0124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  </w:t>
      </w:r>
      <w:bookmarkStart w:id="48" w:name="_Toc399258309"/>
      <w:r w:rsidR="004D0F8E" w:rsidRPr="005D0124">
        <w:rPr>
          <w:rFonts w:ascii="微软雅黑" w:eastAsia="微软雅黑" w:hAnsi="微软雅黑" w:hint="eastAsia"/>
          <w:b w:val="0"/>
          <w:szCs w:val="21"/>
          <w:lang w:eastAsia="zh-TW"/>
        </w:rPr>
        <w:t>初审提出的问题和回应</w:t>
      </w:r>
      <w:bookmarkEnd w:id="48"/>
    </w:p>
    <w:p w:rsidR="00E454D8" w:rsidRPr="00E454D8" w:rsidRDefault="00E454D8" w:rsidP="00E454D8">
      <w:r>
        <w:rPr>
          <w:rFonts w:hint="eastAsia"/>
        </w:rPr>
        <w:t>初审时或是之后提出的问题要被反映到这里</w:t>
      </w: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3420"/>
        <w:gridCol w:w="4680"/>
      </w:tblGrid>
      <w:tr w:rsidR="004D0F8E" w:rsidRPr="00C0415F" w:rsidTr="004D0F8E">
        <w:trPr>
          <w:trHeight w:val="245"/>
        </w:trPr>
        <w:tc>
          <w:tcPr>
            <w:tcW w:w="1800" w:type="dxa"/>
            <w:shd w:val="clear" w:color="auto" w:fill="000000"/>
          </w:tcPr>
          <w:p w:rsidR="004D0F8E" w:rsidRPr="00C0415F" w:rsidRDefault="004D0F8E" w:rsidP="00D96F30">
            <w:pPr>
              <w:jc w:val="center"/>
              <w:rPr>
                <w:rFonts w:cs="Arial"/>
                <w:b/>
                <w:color w:val="FFFFFF"/>
              </w:rPr>
            </w:pPr>
            <w:r>
              <w:rPr>
                <w:rFonts w:cs="Arial" w:hint="eastAsia"/>
                <w:b/>
                <w:color w:val="FFFFFF"/>
              </w:rPr>
              <w:t>发问人</w:t>
            </w:r>
          </w:p>
        </w:tc>
        <w:tc>
          <w:tcPr>
            <w:tcW w:w="3420" w:type="dxa"/>
            <w:shd w:val="clear" w:color="auto" w:fill="000000"/>
          </w:tcPr>
          <w:p w:rsidR="004D0F8E" w:rsidRPr="00C0415F" w:rsidRDefault="004D0F8E" w:rsidP="00D96F30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>
              <w:rPr>
                <w:rFonts w:cs="Arial" w:hint="eastAsia"/>
                <w:b/>
                <w:color w:val="FFFFFF"/>
              </w:rPr>
              <w:t>问题</w:t>
            </w:r>
          </w:p>
        </w:tc>
        <w:tc>
          <w:tcPr>
            <w:tcW w:w="4680" w:type="dxa"/>
            <w:shd w:val="clear" w:color="auto" w:fill="000000"/>
          </w:tcPr>
          <w:p w:rsidR="004D0F8E" w:rsidRPr="009F061E" w:rsidRDefault="004134C4" w:rsidP="00D96F30">
            <w:pPr>
              <w:jc w:val="center"/>
              <w:rPr>
                <w:rFonts w:eastAsia="PMingLiU" w:cs="Arial"/>
                <w:b/>
                <w:color w:val="FFFFFF"/>
                <w:lang w:eastAsia="zh-TW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回应</w:t>
            </w: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0551F6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2833CD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  <w:tr w:rsidR="004D0F8E" w:rsidTr="004D0F8E">
        <w:tc>
          <w:tcPr>
            <w:tcW w:w="1800" w:type="dxa"/>
          </w:tcPr>
          <w:p w:rsidR="004D0F8E" w:rsidRPr="001479F7" w:rsidRDefault="004D0F8E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D0F8E" w:rsidRDefault="004D0F8E" w:rsidP="00D96F30">
            <w:pPr>
              <w:rPr>
                <w:rFonts w:cs="Arial"/>
                <w:lang w:eastAsia="zh-TW"/>
              </w:rPr>
            </w:pPr>
          </w:p>
        </w:tc>
      </w:tr>
    </w:tbl>
    <w:p w:rsidR="004D0F8E" w:rsidRDefault="004D0F8E" w:rsidP="004D0F8E"/>
    <w:p w:rsidR="004134C4" w:rsidRPr="005D0124" w:rsidRDefault="00AF222B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t xml:space="preserve">  </w:t>
      </w:r>
      <w:bookmarkStart w:id="49" w:name="_Toc399258310"/>
      <w:r w:rsidR="004134C4" w:rsidRPr="005D0124">
        <w:rPr>
          <w:rFonts w:ascii="微软雅黑" w:eastAsia="微软雅黑" w:hAnsi="微软雅黑" w:hint="eastAsia"/>
          <w:b w:val="0"/>
          <w:szCs w:val="21"/>
          <w:lang w:eastAsia="zh-TW"/>
        </w:rPr>
        <w:t>补充</w:t>
      </w:r>
      <w:bookmarkEnd w:id="49"/>
    </w:p>
    <w:p w:rsidR="004134C4" w:rsidRPr="00E454D8" w:rsidRDefault="004134C4" w:rsidP="004134C4">
      <w:r>
        <w:rPr>
          <w:rFonts w:hint="eastAsia"/>
        </w:rPr>
        <w:t>在项目已经开发，如果有更多的决定，应该在这里补充</w:t>
      </w:r>
    </w:p>
    <w:tbl>
      <w:tblPr>
        <w:tblW w:w="99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00"/>
        <w:gridCol w:w="3420"/>
        <w:gridCol w:w="4680"/>
      </w:tblGrid>
      <w:tr w:rsidR="004134C4" w:rsidRPr="00C0415F" w:rsidTr="00D96F30">
        <w:trPr>
          <w:trHeight w:val="245"/>
        </w:trPr>
        <w:tc>
          <w:tcPr>
            <w:tcW w:w="1800" w:type="dxa"/>
            <w:shd w:val="clear" w:color="auto" w:fill="000000"/>
          </w:tcPr>
          <w:p w:rsidR="004134C4" w:rsidRPr="00C0415F" w:rsidRDefault="004134C4" w:rsidP="00D96F30">
            <w:pPr>
              <w:jc w:val="center"/>
              <w:rPr>
                <w:rFonts w:cs="Arial"/>
                <w:b/>
                <w:color w:val="FFFFFF"/>
              </w:rPr>
            </w:pPr>
            <w:r>
              <w:rPr>
                <w:rFonts w:cs="Arial" w:hint="eastAsia"/>
                <w:b/>
                <w:color w:val="FFFFFF"/>
              </w:rPr>
              <w:t>发问人</w:t>
            </w:r>
          </w:p>
        </w:tc>
        <w:tc>
          <w:tcPr>
            <w:tcW w:w="3420" w:type="dxa"/>
            <w:shd w:val="clear" w:color="auto" w:fill="000000"/>
          </w:tcPr>
          <w:p w:rsidR="004134C4" w:rsidRPr="00C0415F" w:rsidRDefault="004134C4" w:rsidP="00D96F30">
            <w:pPr>
              <w:jc w:val="center"/>
              <w:rPr>
                <w:rFonts w:cs="Arial"/>
                <w:b/>
                <w:color w:val="FFFFFF"/>
                <w:lang w:eastAsia="zh-TW"/>
              </w:rPr>
            </w:pPr>
            <w:r>
              <w:rPr>
                <w:rFonts w:cs="Arial" w:hint="eastAsia"/>
                <w:b/>
                <w:color w:val="FFFFFF"/>
              </w:rPr>
              <w:t>问题</w:t>
            </w:r>
          </w:p>
        </w:tc>
        <w:tc>
          <w:tcPr>
            <w:tcW w:w="4680" w:type="dxa"/>
            <w:shd w:val="clear" w:color="auto" w:fill="000000"/>
          </w:tcPr>
          <w:p w:rsidR="004134C4" w:rsidRPr="009F061E" w:rsidRDefault="004134C4" w:rsidP="00D96F30">
            <w:pPr>
              <w:jc w:val="center"/>
              <w:rPr>
                <w:rFonts w:eastAsia="PMingLiU" w:cs="Arial"/>
                <w:b/>
                <w:color w:val="FFFFFF"/>
                <w:lang w:eastAsia="zh-TW"/>
              </w:rPr>
            </w:pPr>
            <w:r>
              <w:rPr>
                <w:rFonts w:ascii="宋体" w:hAnsi="宋体" w:cs="Arial" w:hint="eastAsia"/>
                <w:b/>
                <w:color w:val="FFFFFF"/>
              </w:rPr>
              <w:t>回应</w:t>
            </w: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0551F6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2833CD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  <w:tr w:rsidR="004134C4" w:rsidTr="00D96F30">
        <w:tc>
          <w:tcPr>
            <w:tcW w:w="1800" w:type="dxa"/>
          </w:tcPr>
          <w:p w:rsidR="004134C4" w:rsidRPr="001479F7" w:rsidRDefault="004134C4" w:rsidP="00D96F30">
            <w:pPr>
              <w:rPr>
                <w:rFonts w:eastAsia="PMingLiU" w:cs="Arial"/>
                <w:lang w:eastAsia="zh-TW"/>
              </w:rPr>
            </w:pPr>
          </w:p>
        </w:tc>
        <w:tc>
          <w:tcPr>
            <w:tcW w:w="342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  <w:tc>
          <w:tcPr>
            <w:tcW w:w="4680" w:type="dxa"/>
          </w:tcPr>
          <w:p w:rsidR="004134C4" w:rsidRDefault="004134C4" w:rsidP="00D96F30">
            <w:pPr>
              <w:rPr>
                <w:rFonts w:cs="Arial"/>
                <w:lang w:eastAsia="zh-TW"/>
              </w:rPr>
            </w:pPr>
          </w:p>
        </w:tc>
      </w:tr>
    </w:tbl>
    <w:p w:rsidR="004134C4" w:rsidRDefault="004134C4" w:rsidP="004134C4"/>
    <w:p w:rsidR="00AE2CCD" w:rsidRDefault="00AE2CCD" w:rsidP="004D0F8E"/>
    <w:p w:rsidR="00AE2CCD" w:rsidRDefault="00AE2CCD" w:rsidP="004D0F8E">
      <w:r>
        <w:br w:type="page"/>
      </w:r>
    </w:p>
    <w:p w:rsidR="00AE2CCD" w:rsidRPr="005D0124" w:rsidRDefault="00AF222B" w:rsidP="006C3D7C">
      <w:pPr>
        <w:pStyle w:val="4"/>
        <w:numPr>
          <w:ilvl w:val="0"/>
          <w:numId w:val="1"/>
        </w:numPr>
        <w:rPr>
          <w:rFonts w:ascii="微软雅黑" w:eastAsia="微软雅黑" w:hAnsi="微软雅黑"/>
          <w:b w:val="0"/>
          <w:szCs w:val="21"/>
          <w:lang w:eastAsia="zh-TW"/>
        </w:rPr>
      </w:pPr>
      <w:r w:rsidRPr="006C3D7C">
        <w:rPr>
          <w:rFonts w:ascii="微软雅黑" w:eastAsia="微软雅黑" w:hAnsi="微软雅黑" w:hint="eastAsia"/>
          <w:b w:val="0"/>
          <w:szCs w:val="21"/>
          <w:lang w:eastAsia="zh-TW"/>
        </w:rPr>
        <w:lastRenderedPageBreak/>
        <w:t xml:space="preserve">  </w:t>
      </w:r>
      <w:bookmarkStart w:id="50" w:name="_Toc399258311"/>
      <w:r w:rsidR="00AE2CCD" w:rsidRPr="005D0124">
        <w:rPr>
          <w:rFonts w:ascii="微软雅黑" w:eastAsia="微软雅黑" w:hAnsi="微软雅黑" w:hint="eastAsia"/>
          <w:b w:val="0"/>
          <w:szCs w:val="21"/>
          <w:lang w:eastAsia="zh-TW"/>
        </w:rPr>
        <w:t>附件</w:t>
      </w:r>
      <w:bookmarkEnd w:id="50"/>
    </w:p>
    <w:p w:rsidR="00AE2CCD" w:rsidRPr="00AE2CCD" w:rsidRDefault="00AE2CCD" w:rsidP="00AE2CCD">
      <w:r>
        <w:rPr>
          <w:rFonts w:hint="eastAsia"/>
        </w:rPr>
        <w:t xml:space="preserve">PRD </w:t>
      </w:r>
      <w:r>
        <w:rPr>
          <w:rFonts w:hint="eastAsia"/>
        </w:rPr>
        <w:t>模块版本更改历史</w:t>
      </w:r>
    </w:p>
    <w:tbl>
      <w:tblPr>
        <w:tblW w:w="8234" w:type="dxa"/>
        <w:tblInd w:w="28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</w:tblBorders>
        <w:tblLook w:val="0000" w:firstRow="0" w:lastRow="0" w:firstColumn="0" w:lastColumn="0" w:noHBand="0" w:noVBand="0"/>
      </w:tblPr>
      <w:tblGrid>
        <w:gridCol w:w="1521"/>
        <w:gridCol w:w="1418"/>
        <w:gridCol w:w="1559"/>
        <w:gridCol w:w="3736"/>
      </w:tblGrid>
      <w:tr w:rsidR="00BE5473" w:rsidRPr="00BE5473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jc w:val="center"/>
              <w:rPr>
                <w:rFonts w:ascii="Tahoma" w:hAnsi="Tahoma" w:cs="Tahoma"/>
                <w:b/>
                <w:color w:val="FFFFFF"/>
                <w:highlight w:val="black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版本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jc w:val="center"/>
              <w:rPr>
                <w:rFonts w:ascii="Tahoma" w:hAnsi="Tahoma" w:cs="Tahoma"/>
                <w:b/>
                <w:color w:val="FFFFFF"/>
                <w:highlight w:val="black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日期</w:t>
            </w: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jc w:val="center"/>
              <w:rPr>
                <w:rFonts w:ascii="Tahoma" w:hAnsi="Tahoma" w:cs="Tahoma"/>
                <w:b/>
                <w:color w:val="FFFFFF"/>
                <w:highlight w:val="black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撰写人</w:t>
            </w: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BE5473" w:rsidRPr="00C76BFD" w:rsidRDefault="00BE5473" w:rsidP="00297704">
            <w:pPr>
              <w:rPr>
                <w:rFonts w:ascii="Tahoma" w:hAnsi="Tahoma" w:cs="Tahoma"/>
                <w:b/>
                <w:color w:val="FFFFFF"/>
              </w:rPr>
            </w:pPr>
            <w:r w:rsidRPr="00C76BFD">
              <w:rPr>
                <w:rFonts w:ascii="Tahoma" w:hAnsi="Tahoma" w:cs="Tahoma" w:hint="eastAsia"/>
                <w:b/>
                <w:color w:val="FFFFFF"/>
                <w:highlight w:val="black"/>
              </w:rPr>
              <w:t>备注</w:t>
            </w:r>
          </w:p>
        </w:tc>
      </w:tr>
      <w:tr w:rsidR="00AE2CCD" w:rsidRPr="00030C6E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eastAsia"/>
              </w:rPr>
              <w:t>第一版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rPr>
                <w:rFonts w:ascii="Tahoma" w:hAnsi="Tahoma" w:cs="Tahoma"/>
              </w:rPr>
            </w:pPr>
          </w:p>
        </w:tc>
      </w:tr>
      <w:tr w:rsidR="00AE2CCD" w:rsidRPr="00030C6E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eastAsia"/>
              </w:rPr>
              <w:t>第二版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1422E9">
            <w:pPr>
              <w:numPr>
                <w:ilvl w:val="0"/>
                <w:numId w:val="6"/>
              </w:numPr>
              <w:rPr>
                <w:rFonts w:ascii="Tahoma" w:hAnsi="Tahoma" w:cs="Tahoma"/>
              </w:rPr>
            </w:pPr>
          </w:p>
        </w:tc>
      </w:tr>
      <w:tr w:rsidR="00AE2CCD" w:rsidRPr="00C76BFD" w:rsidTr="00C76BFD">
        <w:tc>
          <w:tcPr>
            <w:tcW w:w="1521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 w:hint="eastAsia"/>
              </w:rPr>
              <w:t>第三版</w:t>
            </w:r>
          </w:p>
        </w:tc>
        <w:tc>
          <w:tcPr>
            <w:tcW w:w="1418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1559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Default="00AE2CCD" w:rsidP="00297704">
            <w:pPr>
              <w:jc w:val="center"/>
              <w:rPr>
                <w:rFonts w:ascii="Tahoma" w:hAnsi="Tahoma" w:cs="Tahoma"/>
              </w:rPr>
            </w:pPr>
          </w:p>
        </w:tc>
        <w:tc>
          <w:tcPr>
            <w:tcW w:w="3736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AE2CCD" w:rsidRPr="009A7523" w:rsidRDefault="00AE2CCD" w:rsidP="00297704">
            <w:pPr>
              <w:rPr>
                <w:rFonts w:ascii="Tahoma" w:hAnsi="Tahoma" w:cs="Tahoma"/>
              </w:rPr>
            </w:pPr>
          </w:p>
        </w:tc>
      </w:tr>
    </w:tbl>
    <w:p w:rsidR="004134C4" w:rsidRPr="00C41867" w:rsidRDefault="004134C4" w:rsidP="004D0F8E"/>
    <w:sectPr w:rsidR="004134C4" w:rsidRPr="00C41867" w:rsidSect="004D4811">
      <w:footerReference w:type="default" r:id="rId25"/>
      <w:pgSz w:w="11906" w:h="16838"/>
      <w:pgMar w:top="1440" w:right="1466" w:bottom="1440" w:left="126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153" w:rsidRDefault="00FA2153">
      <w:r>
        <w:separator/>
      </w:r>
    </w:p>
  </w:endnote>
  <w:endnote w:type="continuationSeparator" w:id="0">
    <w:p w:rsidR="00FA2153" w:rsidRDefault="00FA2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7580" w:rsidRDefault="00B07580" w:rsidP="00DC3EAC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07580" w:rsidRDefault="00B07580" w:rsidP="009B7461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7580" w:rsidRPr="00FA095A" w:rsidRDefault="00B07580" w:rsidP="00AD32CC">
    <w:pPr>
      <w:pStyle w:val="a5"/>
      <w:jc w:val="center"/>
      <w:rPr>
        <w:rFonts w:eastAsia="PMingLiU"/>
      </w:rPr>
    </w:pPr>
    <w:r>
      <w:rPr>
        <w:rFonts w:eastAsia="PMingLiU" w:hint="eastAsia"/>
      </w:rPr>
      <w:t>仅限公司员工使用</w:t>
    </w:r>
    <w:r>
      <w:rPr>
        <w:rFonts w:eastAsia="PMingLiU" w:hint="eastAsia"/>
      </w:rPr>
      <w:t xml:space="preserve"> </w:t>
    </w:r>
    <w:r>
      <w:rPr>
        <w:rFonts w:ascii="宋体" w:hAnsi="宋体" w:hint="eastAsia"/>
      </w:rPr>
      <w:t>版本日期：</w:t>
    </w:r>
    <w:r>
      <w:rPr>
        <w:rFonts w:ascii="宋体" w:eastAsia="PMingLiU" w:hAnsi="宋体" w:hint="eastAsia"/>
      </w:rPr>
      <w:t>2011-11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7580" w:rsidRDefault="00B07580" w:rsidP="00DC3EAC">
    <w:pPr>
      <w:pStyle w:val="a5"/>
      <w:framePr w:wrap="around" w:vAnchor="text" w:hAnchor="page" w:x="10081" w:yAlign="center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09796E">
      <w:rPr>
        <w:rStyle w:val="a6"/>
        <w:noProof/>
      </w:rPr>
      <w:t>32</w:t>
    </w:r>
    <w:r>
      <w:rPr>
        <w:rStyle w:val="a6"/>
      </w:rPr>
      <w:fldChar w:fldCharType="end"/>
    </w:r>
  </w:p>
  <w:p w:rsidR="00B07580" w:rsidRPr="00AD32CC" w:rsidRDefault="00B07580" w:rsidP="009B7461">
    <w:pPr>
      <w:pStyle w:val="a5"/>
      <w:ind w:right="360"/>
      <w:rPr>
        <w:rFonts w:eastAsia="PMingLiU"/>
        <w:lang w:eastAsia="zh-TW"/>
      </w:rPr>
    </w:pPr>
    <w:r>
      <w:rPr>
        <w:rFonts w:eastAsia="PMingLiU" w:hint="eastAsia"/>
        <w:lang w:eastAsia="zh-TW"/>
      </w:rPr>
      <w:t xml:space="preserve">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153" w:rsidRDefault="00FA2153">
      <w:r>
        <w:separator/>
      </w:r>
    </w:p>
  </w:footnote>
  <w:footnote w:type="continuationSeparator" w:id="0">
    <w:p w:rsidR="00FA2153" w:rsidRDefault="00FA21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7580" w:rsidRPr="00C71730" w:rsidRDefault="00B07580" w:rsidP="00C71730">
    <w:pPr>
      <w:pStyle w:val="a7"/>
      <w:tabs>
        <w:tab w:val="clear" w:pos="8306"/>
        <w:tab w:val="right" w:pos="8364"/>
      </w:tabs>
      <w:jc w:val="both"/>
    </w:pPr>
    <w:r>
      <w:rPr>
        <w:rFonts w:eastAsia="PMingLiU" w:hint="eastAsia"/>
      </w:rPr>
      <w:t>陆金所</w:t>
    </w:r>
    <w:r>
      <w:rPr>
        <w:rFonts w:eastAsia="PMingLiU" w:hint="eastAsia"/>
      </w:rPr>
      <w:tab/>
    </w:r>
    <w:r>
      <w:rPr>
        <w:rFonts w:eastAsia="PMingLiU" w:hint="eastAsia"/>
      </w:rPr>
      <w:tab/>
      <w:t xml:space="preserve">       http://www.lufax.com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429A9"/>
    <w:multiLevelType w:val="hybridMultilevel"/>
    <w:tmpl w:val="E2F6AD9A"/>
    <w:lvl w:ilvl="0" w:tplc="5D445BB6">
      <w:start w:val="1"/>
      <w:numFmt w:val="decimal"/>
      <w:lvlText w:val="%1）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1">
    <w:nsid w:val="125860EE"/>
    <w:multiLevelType w:val="multilevel"/>
    <w:tmpl w:val="44DE5D6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567"/>
      </w:pPr>
      <w:rPr>
        <w:rFonts w:ascii="Arial Unicode MS" w:eastAsia="Arial Unicode MS" w:hAnsi="Arial Unicode MS" w:cs="Arial Unicode MS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">
    <w:nsid w:val="14664423"/>
    <w:multiLevelType w:val="hybridMultilevel"/>
    <w:tmpl w:val="0E7C07B4"/>
    <w:lvl w:ilvl="0" w:tplc="FE1C0054">
      <w:start w:val="1"/>
      <w:numFmt w:val="bullet"/>
      <w:lvlText w:val="-"/>
      <w:lvlJc w:val="left"/>
      <w:pPr>
        <w:tabs>
          <w:tab w:val="num" w:pos="975"/>
        </w:tabs>
        <w:ind w:left="975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455"/>
        </w:tabs>
        <w:ind w:left="14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75"/>
        </w:tabs>
        <w:ind w:left="18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95"/>
        </w:tabs>
        <w:ind w:left="22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15"/>
        </w:tabs>
        <w:ind w:left="27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35"/>
        </w:tabs>
        <w:ind w:left="31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55"/>
        </w:tabs>
        <w:ind w:left="35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75"/>
        </w:tabs>
        <w:ind w:left="39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95"/>
        </w:tabs>
        <w:ind w:left="4395" w:hanging="420"/>
      </w:pPr>
      <w:rPr>
        <w:rFonts w:ascii="Wingdings" w:hAnsi="Wingdings" w:hint="default"/>
      </w:rPr>
    </w:lvl>
  </w:abstractNum>
  <w:abstractNum w:abstractNumId="3">
    <w:nsid w:val="164450F6"/>
    <w:multiLevelType w:val="hybridMultilevel"/>
    <w:tmpl w:val="F7ECC610"/>
    <w:lvl w:ilvl="0" w:tplc="04090015">
      <w:start w:val="1"/>
      <w:numFmt w:val="upperLetter"/>
      <w:lvlText w:val="%1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1CB6365B"/>
    <w:multiLevelType w:val="hybridMultilevel"/>
    <w:tmpl w:val="24B48D2C"/>
    <w:lvl w:ilvl="0" w:tplc="04090011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5">
    <w:nsid w:val="2076794A"/>
    <w:multiLevelType w:val="hybridMultilevel"/>
    <w:tmpl w:val="54104FF4"/>
    <w:lvl w:ilvl="0" w:tplc="D7463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AD90B71"/>
    <w:multiLevelType w:val="hybridMultilevel"/>
    <w:tmpl w:val="D73EE608"/>
    <w:lvl w:ilvl="0" w:tplc="DAD0FE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1D28C5"/>
    <w:multiLevelType w:val="multilevel"/>
    <w:tmpl w:val="748697F4"/>
    <w:lvl w:ilvl="0">
      <w:start w:val="2"/>
      <w:numFmt w:val="decimal"/>
      <w:lvlText w:val="%1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宋体" w:hint="default"/>
      </w:rPr>
    </w:lvl>
  </w:abstractNum>
  <w:abstractNum w:abstractNumId="8">
    <w:nsid w:val="43CB0349"/>
    <w:multiLevelType w:val="multilevel"/>
    <w:tmpl w:val="4DA64C58"/>
    <w:lvl w:ilvl="0">
      <w:start w:val="2"/>
      <w:numFmt w:val="decimal"/>
      <w:lvlText w:val="%1"/>
      <w:lvlJc w:val="left"/>
      <w:pPr>
        <w:ind w:left="360" w:hanging="360"/>
      </w:pPr>
      <w:rPr>
        <w:rFonts w:eastAsia="宋体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eastAsia="宋体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宋体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宋体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宋体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宋体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宋体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宋体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宋体" w:hint="default"/>
      </w:rPr>
    </w:lvl>
  </w:abstractNum>
  <w:abstractNum w:abstractNumId="9">
    <w:nsid w:val="4423258E"/>
    <w:multiLevelType w:val="hybridMultilevel"/>
    <w:tmpl w:val="4156D796"/>
    <w:lvl w:ilvl="0" w:tplc="9D5EC7B6">
      <w:start w:val="1"/>
      <w:numFmt w:val="lowerLetter"/>
      <w:lvlText w:val="%1."/>
      <w:lvlJc w:val="left"/>
      <w:pPr>
        <w:tabs>
          <w:tab w:val="num" w:pos="537"/>
        </w:tabs>
        <w:ind w:left="537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7"/>
        </w:tabs>
        <w:ind w:left="101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7"/>
        </w:tabs>
        <w:ind w:left="143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7"/>
        </w:tabs>
        <w:ind w:left="185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7"/>
        </w:tabs>
        <w:ind w:left="227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7"/>
        </w:tabs>
        <w:ind w:left="269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7"/>
        </w:tabs>
        <w:ind w:left="311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7"/>
        </w:tabs>
        <w:ind w:left="353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7"/>
        </w:tabs>
        <w:ind w:left="3957" w:hanging="420"/>
      </w:pPr>
    </w:lvl>
  </w:abstractNum>
  <w:abstractNum w:abstractNumId="10">
    <w:nsid w:val="4B3E4BAE"/>
    <w:multiLevelType w:val="multilevel"/>
    <w:tmpl w:val="47E69C32"/>
    <w:lvl w:ilvl="0">
      <w:start w:val="1"/>
      <w:numFmt w:val="decimal"/>
      <w:lvlText w:val="%1"/>
      <w:lvlJc w:val="left"/>
      <w:pPr>
        <w:ind w:left="425" w:hanging="425"/>
      </w:pPr>
    </w:lvl>
    <w:lvl w:ilvl="1">
      <w:numFmt w:val="bullet"/>
      <w:lvlText w:val=""/>
      <w:lvlJc w:val="left"/>
      <w:pPr>
        <w:ind w:left="992" w:hanging="567"/>
      </w:pPr>
      <w:rPr>
        <w:rFonts w:ascii="Wingdings" w:eastAsia="宋体" w:hAnsi="Wingdings" w:cs="Arial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22B4FEF"/>
    <w:multiLevelType w:val="multilevel"/>
    <w:tmpl w:val="6C740A1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2">
    <w:nsid w:val="635F09F5"/>
    <w:multiLevelType w:val="multilevel"/>
    <w:tmpl w:val="6C740A10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6FEC018B"/>
    <w:multiLevelType w:val="multilevel"/>
    <w:tmpl w:val="44DE5D6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Arial Unicode MS" w:eastAsia="Arial Unicode MS" w:hAnsi="Arial Unicode MS" w:cs="Arial Unicode MS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4">
    <w:nsid w:val="717B5911"/>
    <w:multiLevelType w:val="multilevel"/>
    <w:tmpl w:val="44DE5D6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ascii="Arial Unicode MS" w:eastAsia="Arial Unicode MS" w:hAnsi="Arial Unicode MS" w:cs="Arial Unicode MS" w:hint="eastAsia"/>
      </w:rPr>
    </w:lvl>
    <w:lvl w:ilvl="1">
      <w:start w:val="1"/>
      <w:numFmt w:val="decimal"/>
      <w:lvlText w:val="%1.%2"/>
      <w:lvlJc w:val="left"/>
      <w:pPr>
        <w:tabs>
          <w:tab w:val="num" w:pos="993"/>
        </w:tabs>
        <w:ind w:left="993" w:hanging="567"/>
      </w:pPr>
      <w:rPr>
        <w:rFonts w:ascii="Arial Unicode MS" w:eastAsia="Arial Unicode MS" w:hAnsi="Arial Unicode MS" w:cs="Arial Unicode MS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>
    <w:nsid w:val="7BE83D64"/>
    <w:multiLevelType w:val="hybridMultilevel"/>
    <w:tmpl w:val="DA2E9C48"/>
    <w:lvl w:ilvl="0" w:tplc="04090001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16">
    <w:nsid w:val="7F2F0D5C"/>
    <w:multiLevelType w:val="hybridMultilevel"/>
    <w:tmpl w:val="06205050"/>
    <w:lvl w:ilvl="0" w:tplc="27566728">
      <w:start w:val="1"/>
      <w:numFmt w:val="lowerLetter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A086B85A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Arial" w:hAnsi="Arial" w:cs="Aria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4"/>
  </w:num>
  <w:num w:numId="2">
    <w:abstractNumId w:val="16"/>
  </w:num>
  <w:num w:numId="3">
    <w:abstractNumId w:val="12"/>
  </w:num>
  <w:num w:numId="4">
    <w:abstractNumId w:val="3"/>
  </w:num>
  <w:num w:numId="5">
    <w:abstractNumId w:val="9"/>
  </w:num>
  <w:num w:numId="6">
    <w:abstractNumId w:val="2"/>
  </w:num>
  <w:num w:numId="7">
    <w:abstractNumId w:val="13"/>
  </w:num>
  <w:num w:numId="8">
    <w:abstractNumId w:val="10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  <w:num w:numId="13">
    <w:abstractNumId w:val="8"/>
  </w:num>
  <w:num w:numId="14">
    <w:abstractNumId w:val="6"/>
  </w:num>
  <w:num w:numId="15">
    <w:abstractNumId w:val="4"/>
  </w:num>
  <w:num w:numId="16">
    <w:abstractNumId w:val="0"/>
  </w:num>
  <w:num w:numId="17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117ED"/>
    <w:rsid w:val="000013BB"/>
    <w:rsid w:val="00001C67"/>
    <w:rsid w:val="0000213F"/>
    <w:rsid w:val="0000255F"/>
    <w:rsid w:val="00003846"/>
    <w:rsid w:val="0000424A"/>
    <w:rsid w:val="00005879"/>
    <w:rsid w:val="000070C0"/>
    <w:rsid w:val="000072BE"/>
    <w:rsid w:val="000106F6"/>
    <w:rsid w:val="00010F78"/>
    <w:rsid w:val="0001149E"/>
    <w:rsid w:val="00011D83"/>
    <w:rsid w:val="00012236"/>
    <w:rsid w:val="000124CA"/>
    <w:rsid w:val="000125A5"/>
    <w:rsid w:val="00012D26"/>
    <w:rsid w:val="00013A10"/>
    <w:rsid w:val="00013DC5"/>
    <w:rsid w:val="00014EDE"/>
    <w:rsid w:val="000153F9"/>
    <w:rsid w:val="000157DD"/>
    <w:rsid w:val="00016EB7"/>
    <w:rsid w:val="00021A04"/>
    <w:rsid w:val="000237EC"/>
    <w:rsid w:val="0002449A"/>
    <w:rsid w:val="00024627"/>
    <w:rsid w:val="000246C3"/>
    <w:rsid w:val="00024AC7"/>
    <w:rsid w:val="00024B98"/>
    <w:rsid w:val="000251C1"/>
    <w:rsid w:val="0002562F"/>
    <w:rsid w:val="000258A4"/>
    <w:rsid w:val="0002743A"/>
    <w:rsid w:val="000275E0"/>
    <w:rsid w:val="00027A73"/>
    <w:rsid w:val="00027E1E"/>
    <w:rsid w:val="00027ECA"/>
    <w:rsid w:val="00030274"/>
    <w:rsid w:val="000313C6"/>
    <w:rsid w:val="0003183F"/>
    <w:rsid w:val="0003247D"/>
    <w:rsid w:val="000326A3"/>
    <w:rsid w:val="000332DF"/>
    <w:rsid w:val="00034466"/>
    <w:rsid w:val="000345B0"/>
    <w:rsid w:val="00034E48"/>
    <w:rsid w:val="0004028E"/>
    <w:rsid w:val="0004129A"/>
    <w:rsid w:val="00041C95"/>
    <w:rsid w:val="00041DD2"/>
    <w:rsid w:val="000426F6"/>
    <w:rsid w:val="00042780"/>
    <w:rsid w:val="00042EA4"/>
    <w:rsid w:val="0004389D"/>
    <w:rsid w:val="00045E1B"/>
    <w:rsid w:val="00046571"/>
    <w:rsid w:val="00046C1C"/>
    <w:rsid w:val="00046EBE"/>
    <w:rsid w:val="0004709B"/>
    <w:rsid w:val="000471AB"/>
    <w:rsid w:val="00047926"/>
    <w:rsid w:val="00050122"/>
    <w:rsid w:val="0005058B"/>
    <w:rsid w:val="000506C2"/>
    <w:rsid w:val="000511EE"/>
    <w:rsid w:val="00051A72"/>
    <w:rsid w:val="00051F6E"/>
    <w:rsid w:val="000535DC"/>
    <w:rsid w:val="00053D78"/>
    <w:rsid w:val="00054F22"/>
    <w:rsid w:val="000551F6"/>
    <w:rsid w:val="000552F5"/>
    <w:rsid w:val="00055538"/>
    <w:rsid w:val="0005661F"/>
    <w:rsid w:val="00056D80"/>
    <w:rsid w:val="0005764A"/>
    <w:rsid w:val="00057B1E"/>
    <w:rsid w:val="00057E62"/>
    <w:rsid w:val="00060539"/>
    <w:rsid w:val="00061404"/>
    <w:rsid w:val="0006195F"/>
    <w:rsid w:val="00062393"/>
    <w:rsid w:val="0006483D"/>
    <w:rsid w:val="000658DC"/>
    <w:rsid w:val="00065C45"/>
    <w:rsid w:val="00065F1B"/>
    <w:rsid w:val="00065FE3"/>
    <w:rsid w:val="00066B22"/>
    <w:rsid w:val="00066F1A"/>
    <w:rsid w:val="0006746E"/>
    <w:rsid w:val="00071339"/>
    <w:rsid w:val="00071813"/>
    <w:rsid w:val="0007271F"/>
    <w:rsid w:val="00072C08"/>
    <w:rsid w:val="00073222"/>
    <w:rsid w:val="000733A4"/>
    <w:rsid w:val="00074B52"/>
    <w:rsid w:val="0007506E"/>
    <w:rsid w:val="000750CF"/>
    <w:rsid w:val="00075495"/>
    <w:rsid w:val="000758D7"/>
    <w:rsid w:val="00075C2A"/>
    <w:rsid w:val="00076236"/>
    <w:rsid w:val="0007661B"/>
    <w:rsid w:val="000771F2"/>
    <w:rsid w:val="00080F53"/>
    <w:rsid w:val="00082743"/>
    <w:rsid w:val="00083022"/>
    <w:rsid w:val="000832D9"/>
    <w:rsid w:val="00083354"/>
    <w:rsid w:val="00083B19"/>
    <w:rsid w:val="00083FAE"/>
    <w:rsid w:val="0008427C"/>
    <w:rsid w:val="0008551C"/>
    <w:rsid w:val="00085721"/>
    <w:rsid w:val="00085C01"/>
    <w:rsid w:val="00086511"/>
    <w:rsid w:val="0008655A"/>
    <w:rsid w:val="0009182A"/>
    <w:rsid w:val="00091BCA"/>
    <w:rsid w:val="0009241C"/>
    <w:rsid w:val="00092E32"/>
    <w:rsid w:val="00093ED5"/>
    <w:rsid w:val="00094E49"/>
    <w:rsid w:val="000954DF"/>
    <w:rsid w:val="00096A3A"/>
    <w:rsid w:val="00096E33"/>
    <w:rsid w:val="000976F4"/>
    <w:rsid w:val="000978D2"/>
    <w:rsid w:val="0009796E"/>
    <w:rsid w:val="00097CD4"/>
    <w:rsid w:val="000A02A1"/>
    <w:rsid w:val="000A0E17"/>
    <w:rsid w:val="000A1E27"/>
    <w:rsid w:val="000A2017"/>
    <w:rsid w:val="000A221B"/>
    <w:rsid w:val="000A24D7"/>
    <w:rsid w:val="000A31D9"/>
    <w:rsid w:val="000A37C2"/>
    <w:rsid w:val="000A3ABF"/>
    <w:rsid w:val="000A41A7"/>
    <w:rsid w:val="000A4519"/>
    <w:rsid w:val="000A4806"/>
    <w:rsid w:val="000A5983"/>
    <w:rsid w:val="000A614D"/>
    <w:rsid w:val="000A677C"/>
    <w:rsid w:val="000A6A7D"/>
    <w:rsid w:val="000A7712"/>
    <w:rsid w:val="000B0830"/>
    <w:rsid w:val="000B1046"/>
    <w:rsid w:val="000B1631"/>
    <w:rsid w:val="000B1F8F"/>
    <w:rsid w:val="000B3186"/>
    <w:rsid w:val="000B31DB"/>
    <w:rsid w:val="000B395B"/>
    <w:rsid w:val="000B4091"/>
    <w:rsid w:val="000B47AE"/>
    <w:rsid w:val="000B4A8F"/>
    <w:rsid w:val="000B520B"/>
    <w:rsid w:val="000B56E7"/>
    <w:rsid w:val="000B5F13"/>
    <w:rsid w:val="000B63E7"/>
    <w:rsid w:val="000B6444"/>
    <w:rsid w:val="000B69DC"/>
    <w:rsid w:val="000B6D57"/>
    <w:rsid w:val="000B7483"/>
    <w:rsid w:val="000C0337"/>
    <w:rsid w:val="000C1AD3"/>
    <w:rsid w:val="000C20AB"/>
    <w:rsid w:val="000C3C0D"/>
    <w:rsid w:val="000C3D17"/>
    <w:rsid w:val="000C4265"/>
    <w:rsid w:val="000C551F"/>
    <w:rsid w:val="000C65AF"/>
    <w:rsid w:val="000C69F2"/>
    <w:rsid w:val="000C6D87"/>
    <w:rsid w:val="000C7C6A"/>
    <w:rsid w:val="000D0FB0"/>
    <w:rsid w:val="000D1DF2"/>
    <w:rsid w:val="000D2D7E"/>
    <w:rsid w:val="000D3107"/>
    <w:rsid w:val="000D3B6D"/>
    <w:rsid w:val="000D3C46"/>
    <w:rsid w:val="000D3E18"/>
    <w:rsid w:val="000D4DA8"/>
    <w:rsid w:val="000D6440"/>
    <w:rsid w:val="000D6841"/>
    <w:rsid w:val="000D6A83"/>
    <w:rsid w:val="000D6BCD"/>
    <w:rsid w:val="000D7262"/>
    <w:rsid w:val="000D7385"/>
    <w:rsid w:val="000D7BD7"/>
    <w:rsid w:val="000E0520"/>
    <w:rsid w:val="000E07DF"/>
    <w:rsid w:val="000E0E3D"/>
    <w:rsid w:val="000E0F9F"/>
    <w:rsid w:val="000E24B8"/>
    <w:rsid w:val="000E24D2"/>
    <w:rsid w:val="000E35B9"/>
    <w:rsid w:val="000E37F6"/>
    <w:rsid w:val="000E3F78"/>
    <w:rsid w:val="000E4C47"/>
    <w:rsid w:val="000E545E"/>
    <w:rsid w:val="000E5922"/>
    <w:rsid w:val="000E5B57"/>
    <w:rsid w:val="000E6158"/>
    <w:rsid w:val="000E70A6"/>
    <w:rsid w:val="000E7613"/>
    <w:rsid w:val="000E78F2"/>
    <w:rsid w:val="000F0C29"/>
    <w:rsid w:val="000F0D39"/>
    <w:rsid w:val="000F0DAE"/>
    <w:rsid w:val="000F15B6"/>
    <w:rsid w:val="000F2182"/>
    <w:rsid w:val="000F2F0D"/>
    <w:rsid w:val="000F3E70"/>
    <w:rsid w:val="000F3F30"/>
    <w:rsid w:val="000F44A7"/>
    <w:rsid w:val="000F4A18"/>
    <w:rsid w:val="000F5F88"/>
    <w:rsid w:val="000F6CAD"/>
    <w:rsid w:val="00100528"/>
    <w:rsid w:val="001005A3"/>
    <w:rsid w:val="00100911"/>
    <w:rsid w:val="00100E36"/>
    <w:rsid w:val="00101265"/>
    <w:rsid w:val="00102D01"/>
    <w:rsid w:val="00103126"/>
    <w:rsid w:val="00103C79"/>
    <w:rsid w:val="00104461"/>
    <w:rsid w:val="00104487"/>
    <w:rsid w:val="0010705E"/>
    <w:rsid w:val="00111311"/>
    <w:rsid w:val="00113048"/>
    <w:rsid w:val="0011520C"/>
    <w:rsid w:val="00115841"/>
    <w:rsid w:val="00116A8B"/>
    <w:rsid w:val="00116F0F"/>
    <w:rsid w:val="00117B04"/>
    <w:rsid w:val="00117D7C"/>
    <w:rsid w:val="00120A0D"/>
    <w:rsid w:val="00121DBD"/>
    <w:rsid w:val="00122EDA"/>
    <w:rsid w:val="00123560"/>
    <w:rsid w:val="0012406E"/>
    <w:rsid w:val="0012597F"/>
    <w:rsid w:val="00126028"/>
    <w:rsid w:val="001266E0"/>
    <w:rsid w:val="00126B7C"/>
    <w:rsid w:val="00127102"/>
    <w:rsid w:val="001306A4"/>
    <w:rsid w:val="00133A0D"/>
    <w:rsid w:val="00133B8D"/>
    <w:rsid w:val="00133D1F"/>
    <w:rsid w:val="00134F49"/>
    <w:rsid w:val="0013563B"/>
    <w:rsid w:val="001369E4"/>
    <w:rsid w:val="00136EC4"/>
    <w:rsid w:val="00137F83"/>
    <w:rsid w:val="00140A6E"/>
    <w:rsid w:val="00140E82"/>
    <w:rsid w:val="001420CB"/>
    <w:rsid w:val="001422A2"/>
    <w:rsid w:val="001422C5"/>
    <w:rsid w:val="001422E9"/>
    <w:rsid w:val="00142B7B"/>
    <w:rsid w:val="00142C38"/>
    <w:rsid w:val="00143807"/>
    <w:rsid w:val="00144B57"/>
    <w:rsid w:val="00144EDB"/>
    <w:rsid w:val="00145025"/>
    <w:rsid w:val="00145466"/>
    <w:rsid w:val="00147408"/>
    <w:rsid w:val="001479F7"/>
    <w:rsid w:val="00151533"/>
    <w:rsid w:val="001517B5"/>
    <w:rsid w:val="00151D76"/>
    <w:rsid w:val="00152AB3"/>
    <w:rsid w:val="00152AF3"/>
    <w:rsid w:val="00152F4A"/>
    <w:rsid w:val="001552E5"/>
    <w:rsid w:val="00155EEC"/>
    <w:rsid w:val="00156237"/>
    <w:rsid w:val="00156C88"/>
    <w:rsid w:val="00157182"/>
    <w:rsid w:val="0015750B"/>
    <w:rsid w:val="0016079D"/>
    <w:rsid w:val="00160EF2"/>
    <w:rsid w:val="001614F1"/>
    <w:rsid w:val="00162096"/>
    <w:rsid w:val="001635C8"/>
    <w:rsid w:val="00163651"/>
    <w:rsid w:val="001644B3"/>
    <w:rsid w:val="00166046"/>
    <w:rsid w:val="00166545"/>
    <w:rsid w:val="0016691B"/>
    <w:rsid w:val="00166BD9"/>
    <w:rsid w:val="00167731"/>
    <w:rsid w:val="0016773D"/>
    <w:rsid w:val="001677A6"/>
    <w:rsid w:val="001711AA"/>
    <w:rsid w:val="0017164B"/>
    <w:rsid w:val="00172840"/>
    <w:rsid w:val="00172E5B"/>
    <w:rsid w:val="00174976"/>
    <w:rsid w:val="00174D2D"/>
    <w:rsid w:val="001757F1"/>
    <w:rsid w:val="00175BF6"/>
    <w:rsid w:val="00176977"/>
    <w:rsid w:val="00177333"/>
    <w:rsid w:val="00177412"/>
    <w:rsid w:val="00177803"/>
    <w:rsid w:val="001806AD"/>
    <w:rsid w:val="0018160D"/>
    <w:rsid w:val="001820AC"/>
    <w:rsid w:val="00182728"/>
    <w:rsid w:val="00182A78"/>
    <w:rsid w:val="00182AC4"/>
    <w:rsid w:val="00184A98"/>
    <w:rsid w:val="00184CC9"/>
    <w:rsid w:val="00184EE1"/>
    <w:rsid w:val="00184F66"/>
    <w:rsid w:val="001850BC"/>
    <w:rsid w:val="00185120"/>
    <w:rsid w:val="001858FD"/>
    <w:rsid w:val="0018648E"/>
    <w:rsid w:val="00190503"/>
    <w:rsid w:val="001914B3"/>
    <w:rsid w:val="0019265B"/>
    <w:rsid w:val="0019321D"/>
    <w:rsid w:val="00194718"/>
    <w:rsid w:val="00194BED"/>
    <w:rsid w:val="00194C5C"/>
    <w:rsid w:val="001963B6"/>
    <w:rsid w:val="0019661D"/>
    <w:rsid w:val="00196B1E"/>
    <w:rsid w:val="00197D17"/>
    <w:rsid w:val="001A0323"/>
    <w:rsid w:val="001A1339"/>
    <w:rsid w:val="001A1902"/>
    <w:rsid w:val="001A20BD"/>
    <w:rsid w:val="001A247F"/>
    <w:rsid w:val="001A27C4"/>
    <w:rsid w:val="001A3720"/>
    <w:rsid w:val="001A4BAE"/>
    <w:rsid w:val="001A4CE7"/>
    <w:rsid w:val="001A5778"/>
    <w:rsid w:val="001A5F00"/>
    <w:rsid w:val="001A68D8"/>
    <w:rsid w:val="001A7CAE"/>
    <w:rsid w:val="001B05CF"/>
    <w:rsid w:val="001B0BF1"/>
    <w:rsid w:val="001B3014"/>
    <w:rsid w:val="001B3C04"/>
    <w:rsid w:val="001B5990"/>
    <w:rsid w:val="001B5E3B"/>
    <w:rsid w:val="001B7A7F"/>
    <w:rsid w:val="001C039F"/>
    <w:rsid w:val="001C0628"/>
    <w:rsid w:val="001C1323"/>
    <w:rsid w:val="001C185E"/>
    <w:rsid w:val="001C1A91"/>
    <w:rsid w:val="001C1F39"/>
    <w:rsid w:val="001C22D0"/>
    <w:rsid w:val="001C35E2"/>
    <w:rsid w:val="001C40A6"/>
    <w:rsid w:val="001C4792"/>
    <w:rsid w:val="001C4FF4"/>
    <w:rsid w:val="001C6280"/>
    <w:rsid w:val="001C747A"/>
    <w:rsid w:val="001C7B1E"/>
    <w:rsid w:val="001D0FEF"/>
    <w:rsid w:val="001D11ED"/>
    <w:rsid w:val="001D2E7B"/>
    <w:rsid w:val="001D40E9"/>
    <w:rsid w:val="001D4230"/>
    <w:rsid w:val="001D5330"/>
    <w:rsid w:val="001D554F"/>
    <w:rsid w:val="001D69A0"/>
    <w:rsid w:val="001D6E74"/>
    <w:rsid w:val="001D7A43"/>
    <w:rsid w:val="001E0D78"/>
    <w:rsid w:val="001E0F62"/>
    <w:rsid w:val="001E166B"/>
    <w:rsid w:val="001E1867"/>
    <w:rsid w:val="001E1C56"/>
    <w:rsid w:val="001E2053"/>
    <w:rsid w:val="001E2BF4"/>
    <w:rsid w:val="001E3428"/>
    <w:rsid w:val="001E5251"/>
    <w:rsid w:val="001E55A0"/>
    <w:rsid w:val="001E5658"/>
    <w:rsid w:val="001E5C68"/>
    <w:rsid w:val="001E60D2"/>
    <w:rsid w:val="001E6230"/>
    <w:rsid w:val="001E630A"/>
    <w:rsid w:val="001E6700"/>
    <w:rsid w:val="001E69FC"/>
    <w:rsid w:val="001E75C4"/>
    <w:rsid w:val="001E7C36"/>
    <w:rsid w:val="001F07B1"/>
    <w:rsid w:val="001F084C"/>
    <w:rsid w:val="001F0D6C"/>
    <w:rsid w:val="001F1E5E"/>
    <w:rsid w:val="001F3524"/>
    <w:rsid w:val="001F3CC5"/>
    <w:rsid w:val="001F477A"/>
    <w:rsid w:val="001F52AA"/>
    <w:rsid w:val="001F59BA"/>
    <w:rsid w:val="001F5AA0"/>
    <w:rsid w:val="00200169"/>
    <w:rsid w:val="002002F4"/>
    <w:rsid w:val="00200573"/>
    <w:rsid w:val="00200843"/>
    <w:rsid w:val="00200E3F"/>
    <w:rsid w:val="00203EFC"/>
    <w:rsid w:val="002043E3"/>
    <w:rsid w:val="00205A73"/>
    <w:rsid w:val="00206A10"/>
    <w:rsid w:val="0020784E"/>
    <w:rsid w:val="00207B3D"/>
    <w:rsid w:val="0021052C"/>
    <w:rsid w:val="0021107E"/>
    <w:rsid w:val="00211797"/>
    <w:rsid w:val="00212037"/>
    <w:rsid w:val="00212C1F"/>
    <w:rsid w:val="00213124"/>
    <w:rsid w:val="002134A8"/>
    <w:rsid w:val="00214AEF"/>
    <w:rsid w:val="002157BC"/>
    <w:rsid w:val="002165CE"/>
    <w:rsid w:val="00217177"/>
    <w:rsid w:val="00217475"/>
    <w:rsid w:val="00217706"/>
    <w:rsid w:val="00217E9A"/>
    <w:rsid w:val="00220367"/>
    <w:rsid w:val="00221DA6"/>
    <w:rsid w:val="00221E7D"/>
    <w:rsid w:val="00222EF3"/>
    <w:rsid w:val="00223461"/>
    <w:rsid w:val="00223690"/>
    <w:rsid w:val="00223973"/>
    <w:rsid w:val="00223F7B"/>
    <w:rsid w:val="00224235"/>
    <w:rsid w:val="002245DF"/>
    <w:rsid w:val="002248A4"/>
    <w:rsid w:val="00224E93"/>
    <w:rsid w:val="00224FA7"/>
    <w:rsid w:val="002251B0"/>
    <w:rsid w:val="00225CD5"/>
    <w:rsid w:val="0022662A"/>
    <w:rsid w:val="00226BEC"/>
    <w:rsid w:val="00227067"/>
    <w:rsid w:val="00227256"/>
    <w:rsid w:val="0022735A"/>
    <w:rsid w:val="002279C8"/>
    <w:rsid w:val="002279DC"/>
    <w:rsid w:val="002300DD"/>
    <w:rsid w:val="00233309"/>
    <w:rsid w:val="002334CC"/>
    <w:rsid w:val="00233C63"/>
    <w:rsid w:val="0023525D"/>
    <w:rsid w:val="00235B0E"/>
    <w:rsid w:val="00235CE4"/>
    <w:rsid w:val="00236B1C"/>
    <w:rsid w:val="00237D1D"/>
    <w:rsid w:val="002410D0"/>
    <w:rsid w:val="002412A7"/>
    <w:rsid w:val="002422E7"/>
    <w:rsid w:val="00243255"/>
    <w:rsid w:val="00243716"/>
    <w:rsid w:val="002466CB"/>
    <w:rsid w:val="00246936"/>
    <w:rsid w:val="0025024C"/>
    <w:rsid w:val="002506BF"/>
    <w:rsid w:val="00251C85"/>
    <w:rsid w:val="00252DB8"/>
    <w:rsid w:val="002535C3"/>
    <w:rsid w:val="00256452"/>
    <w:rsid w:val="002568A5"/>
    <w:rsid w:val="00257AB2"/>
    <w:rsid w:val="00257FEB"/>
    <w:rsid w:val="00261638"/>
    <w:rsid w:val="00261C73"/>
    <w:rsid w:val="00261EF9"/>
    <w:rsid w:val="0026303A"/>
    <w:rsid w:val="00263634"/>
    <w:rsid w:val="00263D6F"/>
    <w:rsid w:val="00264452"/>
    <w:rsid w:val="00264570"/>
    <w:rsid w:val="002645E0"/>
    <w:rsid w:val="00264C0C"/>
    <w:rsid w:val="00265E37"/>
    <w:rsid w:val="00267646"/>
    <w:rsid w:val="002679CE"/>
    <w:rsid w:val="002704A7"/>
    <w:rsid w:val="00271C4E"/>
    <w:rsid w:val="0027331C"/>
    <w:rsid w:val="00274E71"/>
    <w:rsid w:val="002758A2"/>
    <w:rsid w:val="00275CCF"/>
    <w:rsid w:val="00275D1E"/>
    <w:rsid w:val="00276AB3"/>
    <w:rsid w:val="0027715D"/>
    <w:rsid w:val="00277376"/>
    <w:rsid w:val="002806F4"/>
    <w:rsid w:val="002808A5"/>
    <w:rsid w:val="00280E37"/>
    <w:rsid w:val="00281AB5"/>
    <w:rsid w:val="0028227F"/>
    <w:rsid w:val="002826E2"/>
    <w:rsid w:val="00283274"/>
    <w:rsid w:val="002833CD"/>
    <w:rsid w:val="00284C04"/>
    <w:rsid w:val="00284D67"/>
    <w:rsid w:val="002877A2"/>
    <w:rsid w:val="00290264"/>
    <w:rsid w:val="002906EB"/>
    <w:rsid w:val="00290841"/>
    <w:rsid w:val="0029139A"/>
    <w:rsid w:val="002913FF"/>
    <w:rsid w:val="002915BA"/>
    <w:rsid w:val="00291801"/>
    <w:rsid w:val="00291F77"/>
    <w:rsid w:val="002928C2"/>
    <w:rsid w:val="00292C54"/>
    <w:rsid w:val="00292F54"/>
    <w:rsid w:val="00293201"/>
    <w:rsid w:val="002932EA"/>
    <w:rsid w:val="002939EA"/>
    <w:rsid w:val="0029464C"/>
    <w:rsid w:val="002949D0"/>
    <w:rsid w:val="00294E99"/>
    <w:rsid w:val="00295E6D"/>
    <w:rsid w:val="00295F1C"/>
    <w:rsid w:val="002969F5"/>
    <w:rsid w:val="00296BB9"/>
    <w:rsid w:val="00297704"/>
    <w:rsid w:val="00297AFD"/>
    <w:rsid w:val="002A07DC"/>
    <w:rsid w:val="002A11A6"/>
    <w:rsid w:val="002A1578"/>
    <w:rsid w:val="002A1D4D"/>
    <w:rsid w:val="002A3477"/>
    <w:rsid w:val="002A4D92"/>
    <w:rsid w:val="002A5B57"/>
    <w:rsid w:val="002A5D93"/>
    <w:rsid w:val="002A6A48"/>
    <w:rsid w:val="002A7546"/>
    <w:rsid w:val="002A75A8"/>
    <w:rsid w:val="002A7ED2"/>
    <w:rsid w:val="002B1FAB"/>
    <w:rsid w:val="002B25F7"/>
    <w:rsid w:val="002B3090"/>
    <w:rsid w:val="002B34C7"/>
    <w:rsid w:val="002B3735"/>
    <w:rsid w:val="002B3FA0"/>
    <w:rsid w:val="002B4196"/>
    <w:rsid w:val="002B4525"/>
    <w:rsid w:val="002B5A2A"/>
    <w:rsid w:val="002B6E72"/>
    <w:rsid w:val="002B6E8A"/>
    <w:rsid w:val="002B707B"/>
    <w:rsid w:val="002C03F8"/>
    <w:rsid w:val="002C0F6F"/>
    <w:rsid w:val="002C2F13"/>
    <w:rsid w:val="002C41F6"/>
    <w:rsid w:val="002C507B"/>
    <w:rsid w:val="002C56A8"/>
    <w:rsid w:val="002C58A4"/>
    <w:rsid w:val="002C7F86"/>
    <w:rsid w:val="002D0236"/>
    <w:rsid w:val="002D02D0"/>
    <w:rsid w:val="002D0681"/>
    <w:rsid w:val="002D26DA"/>
    <w:rsid w:val="002D2BBF"/>
    <w:rsid w:val="002D338E"/>
    <w:rsid w:val="002D3CA7"/>
    <w:rsid w:val="002D4755"/>
    <w:rsid w:val="002D4814"/>
    <w:rsid w:val="002D4EDE"/>
    <w:rsid w:val="002D60A0"/>
    <w:rsid w:val="002D6354"/>
    <w:rsid w:val="002D66DA"/>
    <w:rsid w:val="002D68FA"/>
    <w:rsid w:val="002D6FBD"/>
    <w:rsid w:val="002D73AD"/>
    <w:rsid w:val="002D79D2"/>
    <w:rsid w:val="002E0027"/>
    <w:rsid w:val="002E0BD1"/>
    <w:rsid w:val="002E2F59"/>
    <w:rsid w:val="002E37D5"/>
    <w:rsid w:val="002E3AE9"/>
    <w:rsid w:val="002E3DF2"/>
    <w:rsid w:val="002E7649"/>
    <w:rsid w:val="002E7C38"/>
    <w:rsid w:val="002F0660"/>
    <w:rsid w:val="002F082F"/>
    <w:rsid w:val="002F11DE"/>
    <w:rsid w:val="002F1D25"/>
    <w:rsid w:val="002F249D"/>
    <w:rsid w:val="002F3A34"/>
    <w:rsid w:val="002F41DB"/>
    <w:rsid w:val="002F4A4A"/>
    <w:rsid w:val="002F5D20"/>
    <w:rsid w:val="002F62F3"/>
    <w:rsid w:val="002F75E6"/>
    <w:rsid w:val="002F7C61"/>
    <w:rsid w:val="002F7C83"/>
    <w:rsid w:val="002F7CFC"/>
    <w:rsid w:val="00300661"/>
    <w:rsid w:val="003008B5"/>
    <w:rsid w:val="00300B2E"/>
    <w:rsid w:val="0030133D"/>
    <w:rsid w:val="0030137A"/>
    <w:rsid w:val="003026BB"/>
    <w:rsid w:val="00303230"/>
    <w:rsid w:val="00303D0F"/>
    <w:rsid w:val="00304ECB"/>
    <w:rsid w:val="00305401"/>
    <w:rsid w:val="00306303"/>
    <w:rsid w:val="003064BE"/>
    <w:rsid w:val="003066A2"/>
    <w:rsid w:val="00306DA1"/>
    <w:rsid w:val="0030700C"/>
    <w:rsid w:val="003073B8"/>
    <w:rsid w:val="00307824"/>
    <w:rsid w:val="0031053E"/>
    <w:rsid w:val="003111F1"/>
    <w:rsid w:val="003115C0"/>
    <w:rsid w:val="00312C22"/>
    <w:rsid w:val="0031346F"/>
    <w:rsid w:val="00314D25"/>
    <w:rsid w:val="00314E7E"/>
    <w:rsid w:val="00315B8F"/>
    <w:rsid w:val="00315E64"/>
    <w:rsid w:val="003166BD"/>
    <w:rsid w:val="00316B5E"/>
    <w:rsid w:val="00316DB2"/>
    <w:rsid w:val="00316DEF"/>
    <w:rsid w:val="00320432"/>
    <w:rsid w:val="00321795"/>
    <w:rsid w:val="003219A1"/>
    <w:rsid w:val="00321FFF"/>
    <w:rsid w:val="003222BA"/>
    <w:rsid w:val="00322B26"/>
    <w:rsid w:val="00322DBD"/>
    <w:rsid w:val="00323ABB"/>
    <w:rsid w:val="0032407C"/>
    <w:rsid w:val="003244D0"/>
    <w:rsid w:val="00324B17"/>
    <w:rsid w:val="00324CE6"/>
    <w:rsid w:val="00330177"/>
    <w:rsid w:val="003301BF"/>
    <w:rsid w:val="00330AA7"/>
    <w:rsid w:val="00331004"/>
    <w:rsid w:val="00331DC1"/>
    <w:rsid w:val="003322F1"/>
    <w:rsid w:val="00332EF9"/>
    <w:rsid w:val="003339CE"/>
    <w:rsid w:val="00334696"/>
    <w:rsid w:val="00335BB5"/>
    <w:rsid w:val="00336E9A"/>
    <w:rsid w:val="003378D6"/>
    <w:rsid w:val="00337C59"/>
    <w:rsid w:val="003426DE"/>
    <w:rsid w:val="00343BC9"/>
    <w:rsid w:val="00343D60"/>
    <w:rsid w:val="003440A2"/>
    <w:rsid w:val="0034463F"/>
    <w:rsid w:val="00345321"/>
    <w:rsid w:val="00345582"/>
    <w:rsid w:val="00345A90"/>
    <w:rsid w:val="00345B3D"/>
    <w:rsid w:val="00345D09"/>
    <w:rsid w:val="00345D37"/>
    <w:rsid w:val="00346332"/>
    <w:rsid w:val="0034635C"/>
    <w:rsid w:val="0034773E"/>
    <w:rsid w:val="00347B24"/>
    <w:rsid w:val="00350B67"/>
    <w:rsid w:val="00350B90"/>
    <w:rsid w:val="00350CB7"/>
    <w:rsid w:val="00351C73"/>
    <w:rsid w:val="0035265F"/>
    <w:rsid w:val="00353D0B"/>
    <w:rsid w:val="00355F25"/>
    <w:rsid w:val="003563D1"/>
    <w:rsid w:val="00357638"/>
    <w:rsid w:val="00357829"/>
    <w:rsid w:val="00361759"/>
    <w:rsid w:val="003620EB"/>
    <w:rsid w:val="00362202"/>
    <w:rsid w:val="00362822"/>
    <w:rsid w:val="00363061"/>
    <w:rsid w:val="00363228"/>
    <w:rsid w:val="0036366D"/>
    <w:rsid w:val="00363974"/>
    <w:rsid w:val="00364437"/>
    <w:rsid w:val="0036476C"/>
    <w:rsid w:val="003654B3"/>
    <w:rsid w:val="003662DD"/>
    <w:rsid w:val="00367AFD"/>
    <w:rsid w:val="00367CF2"/>
    <w:rsid w:val="00367F40"/>
    <w:rsid w:val="003705A7"/>
    <w:rsid w:val="00371052"/>
    <w:rsid w:val="003714C1"/>
    <w:rsid w:val="003720ED"/>
    <w:rsid w:val="00372B89"/>
    <w:rsid w:val="003750FC"/>
    <w:rsid w:val="00376C0B"/>
    <w:rsid w:val="003774BF"/>
    <w:rsid w:val="0038006A"/>
    <w:rsid w:val="00381FF0"/>
    <w:rsid w:val="003829F7"/>
    <w:rsid w:val="00382A13"/>
    <w:rsid w:val="00383632"/>
    <w:rsid w:val="0038421A"/>
    <w:rsid w:val="00385582"/>
    <w:rsid w:val="003860E3"/>
    <w:rsid w:val="00390558"/>
    <w:rsid w:val="0039059A"/>
    <w:rsid w:val="0039114D"/>
    <w:rsid w:val="00392ADE"/>
    <w:rsid w:val="00393625"/>
    <w:rsid w:val="00393F22"/>
    <w:rsid w:val="00394F25"/>
    <w:rsid w:val="00395F31"/>
    <w:rsid w:val="00395F94"/>
    <w:rsid w:val="0039636C"/>
    <w:rsid w:val="00396646"/>
    <w:rsid w:val="00397859"/>
    <w:rsid w:val="003A054C"/>
    <w:rsid w:val="003A0BB7"/>
    <w:rsid w:val="003A0FD2"/>
    <w:rsid w:val="003A16BF"/>
    <w:rsid w:val="003A20FF"/>
    <w:rsid w:val="003A326E"/>
    <w:rsid w:val="003A39B1"/>
    <w:rsid w:val="003A508E"/>
    <w:rsid w:val="003A5BF8"/>
    <w:rsid w:val="003A5E5D"/>
    <w:rsid w:val="003A6E1D"/>
    <w:rsid w:val="003A740E"/>
    <w:rsid w:val="003B1152"/>
    <w:rsid w:val="003B1EF2"/>
    <w:rsid w:val="003B1F85"/>
    <w:rsid w:val="003B274C"/>
    <w:rsid w:val="003B2A13"/>
    <w:rsid w:val="003B32F8"/>
    <w:rsid w:val="003B4F21"/>
    <w:rsid w:val="003B5135"/>
    <w:rsid w:val="003B69E4"/>
    <w:rsid w:val="003B6F3B"/>
    <w:rsid w:val="003B7268"/>
    <w:rsid w:val="003B73FA"/>
    <w:rsid w:val="003C12FE"/>
    <w:rsid w:val="003C1D9D"/>
    <w:rsid w:val="003C27BA"/>
    <w:rsid w:val="003C3FBD"/>
    <w:rsid w:val="003C4BF7"/>
    <w:rsid w:val="003C6719"/>
    <w:rsid w:val="003C7ED4"/>
    <w:rsid w:val="003D0D79"/>
    <w:rsid w:val="003D200E"/>
    <w:rsid w:val="003D25BB"/>
    <w:rsid w:val="003D3C4F"/>
    <w:rsid w:val="003D408C"/>
    <w:rsid w:val="003D4902"/>
    <w:rsid w:val="003D4D04"/>
    <w:rsid w:val="003D5105"/>
    <w:rsid w:val="003D58FB"/>
    <w:rsid w:val="003D5DC9"/>
    <w:rsid w:val="003D62BC"/>
    <w:rsid w:val="003D634D"/>
    <w:rsid w:val="003D6485"/>
    <w:rsid w:val="003D66F6"/>
    <w:rsid w:val="003D6BEE"/>
    <w:rsid w:val="003E0CEA"/>
    <w:rsid w:val="003E0FF8"/>
    <w:rsid w:val="003E15BB"/>
    <w:rsid w:val="003E1A72"/>
    <w:rsid w:val="003E3D1B"/>
    <w:rsid w:val="003E5350"/>
    <w:rsid w:val="003E71DD"/>
    <w:rsid w:val="003F0036"/>
    <w:rsid w:val="003F0274"/>
    <w:rsid w:val="003F0C21"/>
    <w:rsid w:val="003F1049"/>
    <w:rsid w:val="003F1513"/>
    <w:rsid w:val="003F1A61"/>
    <w:rsid w:val="003F1FF9"/>
    <w:rsid w:val="003F2B86"/>
    <w:rsid w:val="003F3409"/>
    <w:rsid w:val="003F3FD6"/>
    <w:rsid w:val="003F48B1"/>
    <w:rsid w:val="003F49D6"/>
    <w:rsid w:val="003F4D26"/>
    <w:rsid w:val="003F4F9A"/>
    <w:rsid w:val="003F4FD4"/>
    <w:rsid w:val="003F6762"/>
    <w:rsid w:val="003F78D0"/>
    <w:rsid w:val="0040013C"/>
    <w:rsid w:val="0040082F"/>
    <w:rsid w:val="00400E5C"/>
    <w:rsid w:val="00401202"/>
    <w:rsid w:val="0040186C"/>
    <w:rsid w:val="004019E6"/>
    <w:rsid w:val="00401B81"/>
    <w:rsid w:val="00401DA9"/>
    <w:rsid w:val="00402F3B"/>
    <w:rsid w:val="00404D8D"/>
    <w:rsid w:val="0040543A"/>
    <w:rsid w:val="00405563"/>
    <w:rsid w:val="004058BA"/>
    <w:rsid w:val="004074C9"/>
    <w:rsid w:val="0041105B"/>
    <w:rsid w:val="00411527"/>
    <w:rsid w:val="0041206F"/>
    <w:rsid w:val="00412720"/>
    <w:rsid w:val="004134C4"/>
    <w:rsid w:val="00414C22"/>
    <w:rsid w:val="004151D1"/>
    <w:rsid w:val="00415840"/>
    <w:rsid w:val="004164FA"/>
    <w:rsid w:val="00416DE6"/>
    <w:rsid w:val="00420E1D"/>
    <w:rsid w:val="0042188B"/>
    <w:rsid w:val="00422059"/>
    <w:rsid w:val="004229D8"/>
    <w:rsid w:val="00423465"/>
    <w:rsid w:val="00423B82"/>
    <w:rsid w:val="00424651"/>
    <w:rsid w:val="00424DEB"/>
    <w:rsid w:val="004253B3"/>
    <w:rsid w:val="00425CD0"/>
    <w:rsid w:val="004276C8"/>
    <w:rsid w:val="0043096B"/>
    <w:rsid w:val="004321EB"/>
    <w:rsid w:val="00432B04"/>
    <w:rsid w:val="00432CB1"/>
    <w:rsid w:val="00433054"/>
    <w:rsid w:val="0043313A"/>
    <w:rsid w:val="0043345C"/>
    <w:rsid w:val="00434AA7"/>
    <w:rsid w:val="004351F0"/>
    <w:rsid w:val="00435A8A"/>
    <w:rsid w:val="004369EB"/>
    <w:rsid w:val="00437861"/>
    <w:rsid w:val="004379C6"/>
    <w:rsid w:val="00437BB2"/>
    <w:rsid w:val="00437D57"/>
    <w:rsid w:val="00440019"/>
    <w:rsid w:val="0044024C"/>
    <w:rsid w:val="00440848"/>
    <w:rsid w:val="00440977"/>
    <w:rsid w:val="00441B6E"/>
    <w:rsid w:val="00442285"/>
    <w:rsid w:val="00442328"/>
    <w:rsid w:val="00442689"/>
    <w:rsid w:val="00442D6A"/>
    <w:rsid w:val="004439F9"/>
    <w:rsid w:val="00443FCD"/>
    <w:rsid w:val="0044463E"/>
    <w:rsid w:val="0044561F"/>
    <w:rsid w:val="0044566B"/>
    <w:rsid w:val="00445F96"/>
    <w:rsid w:val="00446632"/>
    <w:rsid w:val="0044798D"/>
    <w:rsid w:val="00447A36"/>
    <w:rsid w:val="00450266"/>
    <w:rsid w:val="00450CC1"/>
    <w:rsid w:val="004521EB"/>
    <w:rsid w:val="00453069"/>
    <w:rsid w:val="00453A04"/>
    <w:rsid w:val="00453A55"/>
    <w:rsid w:val="00453BFB"/>
    <w:rsid w:val="00454519"/>
    <w:rsid w:val="00454AD8"/>
    <w:rsid w:val="004564A6"/>
    <w:rsid w:val="00456622"/>
    <w:rsid w:val="0045790E"/>
    <w:rsid w:val="0045793D"/>
    <w:rsid w:val="00460719"/>
    <w:rsid w:val="004617A0"/>
    <w:rsid w:val="00461FC6"/>
    <w:rsid w:val="004634AA"/>
    <w:rsid w:val="00463AE2"/>
    <w:rsid w:val="00463C9E"/>
    <w:rsid w:val="004640D6"/>
    <w:rsid w:val="00464463"/>
    <w:rsid w:val="00464492"/>
    <w:rsid w:val="00466E86"/>
    <w:rsid w:val="0046702D"/>
    <w:rsid w:val="004676A1"/>
    <w:rsid w:val="00467990"/>
    <w:rsid w:val="00467C2D"/>
    <w:rsid w:val="0047059D"/>
    <w:rsid w:val="0047192A"/>
    <w:rsid w:val="00471930"/>
    <w:rsid w:val="00472E12"/>
    <w:rsid w:val="0047367E"/>
    <w:rsid w:val="004744EC"/>
    <w:rsid w:val="004748E9"/>
    <w:rsid w:val="00474CE5"/>
    <w:rsid w:val="00475AAC"/>
    <w:rsid w:val="0047612A"/>
    <w:rsid w:val="004766DB"/>
    <w:rsid w:val="00476AD6"/>
    <w:rsid w:val="00477338"/>
    <w:rsid w:val="00477B16"/>
    <w:rsid w:val="00477DBA"/>
    <w:rsid w:val="00482133"/>
    <w:rsid w:val="00482471"/>
    <w:rsid w:val="00482C62"/>
    <w:rsid w:val="0048316E"/>
    <w:rsid w:val="004833CB"/>
    <w:rsid w:val="004834ED"/>
    <w:rsid w:val="00484BE2"/>
    <w:rsid w:val="004850FB"/>
    <w:rsid w:val="004852ED"/>
    <w:rsid w:val="00486742"/>
    <w:rsid w:val="00490262"/>
    <w:rsid w:val="004904A3"/>
    <w:rsid w:val="00490AC1"/>
    <w:rsid w:val="00491386"/>
    <w:rsid w:val="00491DE1"/>
    <w:rsid w:val="00492545"/>
    <w:rsid w:val="0049256D"/>
    <w:rsid w:val="00493886"/>
    <w:rsid w:val="004938F2"/>
    <w:rsid w:val="00493C71"/>
    <w:rsid w:val="0049494F"/>
    <w:rsid w:val="00494D16"/>
    <w:rsid w:val="00495DBB"/>
    <w:rsid w:val="0049632C"/>
    <w:rsid w:val="00496A4A"/>
    <w:rsid w:val="00496AA3"/>
    <w:rsid w:val="00496AC9"/>
    <w:rsid w:val="004976A8"/>
    <w:rsid w:val="00497B88"/>
    <w:rsid w:val="00497E4A"/>
    <w:rsid w:val="004A0B05"/>
    <w:rsid w:val="004A0D5C"/>
    <w:rsid w:val="004A114D"/>
    <w:rsid w:val="004A2751"/>
    <w:rsid w:val="004A2CDF"/>
    <w:rsid w:val="004A398D"/>
    <w:rsid w:val="004A43D3"/>
    <w:rsid w:val="004A50A0"/>
    <w:rsid w:val="004A69D8"/>
    <w:rsid w:val="004A6ADF"/>
    <w:rsid w:val="004A7353"/>
    <w:rsid w:val="004A75F2"/>
    <w:rsid w:val="004B0EA2"/>
    <w:rsid w:val="004B1581"/>
    <w:rsid w:val="004B1B8E"/>
    <w:rsid w:val="004B2BD3"/>
    <w:rsid w:val="004B3F11"/>
    <w:rsid w:val="004B4091"/>
    <w:rsid w:val="004B4A55"/>
    <w:rsid w:val="004B5A47"/>
    <w:rsid w:val="004B7138"/>
    <w:rsid w:val="004B749A"/>
    <w:rsid w:val="004B7969"/>
    <w:rsid w:val="004C037F"/>
    <w:rsid w:val="004C0B23"/>
    <w:rsid w:val="004C204F"/>
    <w:rsid w:val="004C24D8"/>
    <w:rsid w:val="004C2F95"/>
    <w:rsid w:val="004C3290"/>
    <w:rsid w:val="004C3BEA"/>
    <w:rsid w:val="004C3E45"/>
    <w:rsid w:val="004C780B"/>
    <w:rsid w:val="004C7D46"/>
    <w:rsid w:val="004C7E87"/>
    <w:rsid w:val="004D00FE"/>
    <w:rsid w:val="004D0F8E"/>
    <w:rsid w:val="004D13B9"/>
    <w:rsid w:val="004D1ACB"/>
    <w:rsid w:val="004D2558"/>
    <w:rsid w:val="004D319D"/>
    <w:rsid w:val="004D40B2"/>
    <w:rsid w:val="004D4811"/>
    <w:rsid w:val="004D4F5B"/>
    <w:rsid w:val="004D521C"/>
    <w:rsid w:val="004D637C"/>
    <w:rsid w:val="004D68D9"/>
    <w:rsid w:val="004D7252"/>
    <w:rsid w:val="004E0123"/>
    <w:rsid w:val="004E02CB"/>
    <w:rsid w:val="004E1C50"/>
    <w:rsid w:val="004E1FD5"/>
    <w:rsid w:val="004E2238"/>
    <w:rsid w:val="004E2299"/>
    <w:rsid w:val="004E3AC4"/>
    <w:rsid w:val="004E3FBD"/>
    <w:rsid w:val="004E4210"/>
    <w:rsid w:val="004E672C"/>
    <w:rsid w:val="004E6C20"/>
    <w:rsid w:val="004E6DBF"/>
    <w:rsid w:val="004E6E92"/>
    <w:rsid w:val="004E7040"/>
    <w:rsid w:val="004F03B5"/>
    <w:rsid w:val="004F043E"/>
    <w:rsid w:val="004F22B4"/>
    <w:rsid w:val="004F2346"/>
    <w:rsid w:val="004F2C99"/>
    <w:rsid w:val="004F3021"/>
    <w:rsid w:val="004F4548"/>
    <w:rsid w:val="004F4C23"/>
    <w:rsid w:val="004F59F0"/>
    <w:rsid w:val="004F5C66"/>
    <w:rsid w:val="00500ADB"/>
    <w:rsid w:val="00500B5B"/>
    <w:rsid w:val="00501853"/>
    <w:rsid w:val="00501ABF"/>
    <w:rsid w:val="005036DC"/>
    <w:rsid w:val="00503852"/>
    <w:rsid w:val="00504AF5"/>
    <w:rsid w:val="00505F3F"/>
    <w:rsid w:val="00506685"/>
    <w:rsid w:val="005073D5"/>
    <w:rsid w:val="00507837"/>
    <w:rsid w:val="00507FF1"/>
    <w:rsid w:val="00510A69"/>
    <w:rsid w:val="005115DB"/>
    <w:rsid w:val="00511F2F"/>
    <w:rsid w:val="00512CC6"/>
    <w:rsid w:val="00512FCB"/>
    <w:rsid w:val="005149D0"/>
    <w:rsid w:val="00515117"/>
    <w:rsid w:val="005159C8"/>
    <w:rsid w:val="005163E8"/>
    <w:rsid w:val="00516F92"/>
    <w:rsid w:val="005179C9"/>
    <w:rsid w:val="00517EB7"/>
    <w:rsid w:val="00517F6F"/>
    <w:rsid w:val="005200DE"/>
    <w:rsid w:val="005215FB"/>
    <w:rsid w:val="00521BBC"/>
    <w:rsid w:val="00522FB2"/>
    <w:rsid w:val="00523BF2"/>
    <w:rsid w:val="005248E9"/>
    <w:rsid w:val="00525B9B"/>
    <w:rsid w:val="00525DDD"/>
    <w:rsid w:val="00525EA6"/>
    <w:rsid w:val="00526943"/>
    <w:rsid w:val="00527027"/>
    <w:rsid w:val="005272DF"/>
    <w:rsid w:val="00527866"/>
    <w:rsid w:val="00527C2B"/>
    <w:rsid w:val="0053019D"/>
    <w:rsid w:val="00531A7F"/>
    <w:rsid w:val="005326DB"/>
    <w:rsid w:val="00532D03"/>
    <w:rsid w:val="005337F0"/>
    <w:rsid w:val="00533892"/>
    <w:rsid w:val="00533F40"/>
    <w:rsid w:val="005357C9"/>
    <w:rsid w:val="005362B4"/>
    <w:rsid w:val="005365AF"/>
    <w:rsid w:val="00536AD8"/>
    <w:rsid w:val="00537805"/>
    <w:rsid w:val="0054086E"/>
    <w:rsid w:val="0054116E"/>
    <w:rsid w:val="005425E4"/>
    <w:rsid w:val="00542BE1"/>
    <w:rsid w:val="005440CF"/>
    <w:rsid w:val="00544EE7"/>
    <w:rsid w:val="00545064"/>
    <w:rsid w:val="00545189"/>
    <w:rsid w:val="005452BB"/>
    <w:rsid w:val="00545FCA"/>
    <w:rsid w:val="00546DBC"/>
    <w:rsid w:val="00547E00"/>
    <w:rsid w:val="00547E80"/>
    <w:rsid w:val="00550652"/>
    <w:rsid w:val="005507C7"/>
    <w:rsid w:val="00551100"/>
    <w:rsid w:val="0055134A"/>
    <w:rsid w:val="0055170D"/>
    <w:rsid w:val="005517D4"/>
    <w:rsid w:val="00551FC3"/>
    <w:rsid w:val="00552765"/>
    <w:rsid w:val="00553086"/>
    <w:rsid w:val="00553B58"/>
    <w:rsid w:val="00553DAF"/>
    <w:rsid w:val="00554C6D"/>
    <w:rsid w:val="00554EDE"/>
    <w:rsid w:val="0055533B"/>
    <w:rsid w:val="00555D0B"/>
    <w:rsid w:val="00557A3F"/>
    <w:rsid w:val="00557CA1"/>
    <w:rsid w:val="0056040F"/>
    <w:rsid w:val="005607D4"/>
    <w:rsid w:val="00561727"/>
    <w:rsid w:val="0056205D"/>
    <w:rsid w:val="00562C76"/>
    <w:rsid w:val="00563770"/>
    <w:rsid w:val="00563B5E"/>
    <w:rsid w:val="005649C3"/>
    <w:rsid w:val="00564D8A"/>
    <w:rsid w:val="00564E60"/>
    <w:rsid w:val="0056793E"/>
    <w:rsid w:val="00567A9A"/>
    <w:rsid w:val="00567B0D"/>
    <w:rsid w:val="00567CCF"/>
    <w:rsid w:val="0057090F"/>
    <w:rsid w:val="00570DC7"/>
    <w:rsid w:val="00573970"/>
    <w:rsid w:val="005745C9"/>
    <w:rsid w:val="00574770"/>
    <w:rsid w:val="00574E4B"/>
    <w:rsid w:val="00574EC0"/>
    <w:rsid w:val="005758BE"/>
    <w:rsid w:val="00575E4A"/>
    <w:rsid w:val="00575FE7"/>
    <w:rsid w:val="00577378"/>
    <w:rsid w:val="005773B2"/>
    <w:rsid w:val="00577904"/>
    <w:rsid w:val="00577CC8"/>
    <w:rsid w:val="00580248"/>
    <w:rsid w:val="00581915"/>
    <w:rsid w:val="00581E64"/>
    <w:rsid w:val="00582228"/>
    <w:rsid w:val="0058363F"/>
    <w:rsid w:val="0058383E"/>
    <w:rsid w:val="0058465E"/>
    <w:rsid w:val="00585163"/>
    <w:rsid w:val="0058539A"/>
    <w:rsid w:val="00586203"/>
    <w:rsid w:val="005864F2"/>
    <w:rsid w:val="0058695A"/>
    <w:rsid w:val="0058712F"/>
    <w:rsid w:val="00590A71"/>
    <w:rsid w:val="00591119"/>
    <w:rsid w:val="005921E8"/>
    <w:rsid w:val="0059262F"/>
    <w:rsid w:val="00592D0D"/>
    <w:rsid w:val="00594A76"/>
    <w:rsid w:val="00594B05"/>
    <w:rsid w:val="00595A03"/>
    <w:rsid w:val="00595D94"/>
    <w:rsid w:val="005964F9"/>
    <w:rsid w:val="00596795"/>
    <w:rsid w:val="00596AE5"/>
    <w:rsid w:val="00596C94"/>
    <w:rsid w:val="005A075F"/>
    <w:rsid w:val="005A2182"/>
    <w:rsid w:val="005A224D"/>
    <w:rsid w:val="005A2747"/>
    <w:rsid w:val="005A2F13"/>
    <w:rsid w:val="005A32A4"/>
    <w:rsid w:val="005A37CD"/>
    <w:rsid w:val="005A41F8"/>
    <w:rsid w:val="005A55B4"/>
    <w:rsid w:val="005A6D0A"/>
    <w:rsid w:val="005A6E09"/>
    <w:rsid w:val="005A6EDF"/>
    <w:rsid w:val="005A748E"/>
    <w:rsid w:val="005B06AC"/>
    <w:rsid w:val="005B3540"/>
    <w:rsid w:val="005B3EE3"/>
    <w:rsid w:val="005B5E02"/>
    <w:rsid w:val="005B5EEB"/>
    <w:rsid w:val="005B65D3"/>
    <w:rsid w:val="005B7025"/>
    <w:rsid w:val="005B7658"/>
    <w:rsid w:val="005C0B60"/>
    <w:rsid w:val="005C18D6"/>
    <w:rsid w:val="005C1C12"/>
    <w:rsid w:val="005C2519"/>
    <w:rsid w:val="005C3B27"/>
    <w:rsid w:val="005C3C20"/>
    <w:rsid w:val="005C4A7B"/>
    <w:rsid w:val="005C4F0D"/>
    <w:rsid w:val="005C54BF"/>
    <w:rsid w:val="005C5EED"/>
    <w:rsid w:val="005C63BC"/>
    <w:rsid w:val="005C66D4"/>
    <w:rsid w:val="005C6B6F"/>
    <w:rsid w:val="005C6CD6"/>
    <w:rsid w:val="005C6D73"/>
    <w:rsid w:val="005C7D8C"/>
    <w:rsid w:val="005D0124"/>
    <w:rsid w:val="005D0264"/>
    <w:rsid w:val="005D11BE"/>
    <w:rsid w:val="005D2A7F"/>
    <w:rsid w:val="005D2EE5"/>
    <w:rsid w:val="005D4028"/>
    <w:rsid w:val="005D4699"/>
    <w:rsid w:val="005D6074"/>
    <w:rsid w:val="005D6F5E"/>
    <w:rsid w:val="005D7068"/>
    <w:rsid w:val="005D7339"/>
    <w:rsid w:val="005D7836"/>
    <w:rsid w:val="005D7C33"/>
    <w:rsid w:val="005D7FD2"/>
    <w:rsid w:val="005E001D"/>
    <w:rsid w:val="005E0881"/>
    <w:rsid w:val="005E1F30"/>
    <w:rsid w:val="005E223D"/>
    <w:rsid w:val="005E2B89"/>
    <w:rsid w:val="005E32AB"/>
    <w:rsid w:val="005E3DE3"/>
    <w:rsid w:val="005E44FC"/>
    <w:rsid w:val="005E5153"/>
    <w:rsid w:val="005E5699"/>
    <w:rsid w:val="005E62AE"/>
    <w:rsid w:val="005E63D2"/>
    <w:rsid w:val="005E6495"/>
    <w:rsid w:val="005E7E65"/>
    <w:rsid w:val="005E7F27"/>
    <w:rsid w:val="005F05C0"/>
    <w:rsid w:val="005F12A2"/>
    <w:rsid w:val="005F13E5"/>
    <w:rsid w:val="005F177D"/>
    <w:rsid w:val="005F274B"/>
    <w:rsid w:val="005F2FC9"/>
    <w:rsid w:val="005F4CBB"/>
    <w:rsid w:val="005F53A1"/>
    <w:rsid w:val="005F5629"/>
    <w:rsid w:val="005F6294"/>
    <w:rsid w:val="005F6DFA"/>
    <w:rsid w:val="005F6F3A"/>
    <w:rsid w:val="005F7222"/>
    <w:rsid w:val="005F756D"/>
    <w:rsid w:val="0060092D"/>
    <w:rsid w:val="00600D96"/>
    <w:rsid w:val="0060114F"/>
    <w:rsid w:val="006012AF"/>
    <w:rsid w:val="00601301"/>
    <w:rsid w:val="00601ACD"/>
    <w:rsid w:val="00603E00"/>
    <w:rsid w:val="00603E20"/>
    <w:rsid w:val="00604006"/>
    <w:rsid w:val="00605A83"/>
    <w:rsid w:val="006068B9"/>
    <w:rsid w:val="006105B5"/>
    <w:rsid w:val="00611D68"/>
    <w:rsid w:val="00611E12"/>
    <w:rsid w:val="00611FD9"/>
    <w:rsid w:val="00612B26"/>
    <w:rsid w:val="0061424B"/>
    <w:rsid w:val="0061474A"/>
    <w:rsid w:val="0061555B"/>
    <w:rsid w:val="00615B79"/>
    <w:rsid w:val="00616848"/>
    <w:rsid w:val="0061695D"/>
    <w:rsid w:val="00616FA3"/>
    <w:rsid w:val="00617329"/>
    <w:rsid w:val="00621322"/>
    <w:rsid w:val="00621A63"/>
    <w:rsid w:val="00621F29"/>
    <w:rsid w:val="006220BD"/>
    <w:rsid w:val="00623756"/>
    <w:rsid w:val="00623D2C"/>
    <w:rsid w:val="006240C1"/>
    <w:rsid w:val="00624D49"/>
    <w:rsid w:val="00624FCF"/>
    <w:rsid w:val="006259CF"/>
    <w:rsid w:val="0063126A"/>
    <w:rsid w:val="0063174C"/>
    <w:rsid w:val="00631AF5"/>
    <w:rsid w:val="00632A55"/>
    <w:rsid w:val="0063314A"/>
    <w:rsid w:val="0063332D"/>
    <w:rsid w:val="00633539"/>
    <w:rsid w:val="00633D90"/>
    <w:rsid w:val="0063416D"/>
    <w:rsid w:val="0063563A"/>
    <w:rsid w:val="006356AC"/>
    <w:rsid w:val="00636EAB"/>
    <w:rsid w:val="0063758F"/>
    <w:rsid w:val="006407E0"/>
    <w:rsid w:val="00641C73"/>
    <w:rsid w:val="00642C14"/>
    <w:rsid w:val="006435FC"/>
    <w:rsid w:val="00643D72"/>
    <w:rsid w:val="006445C1"/>
    <w:rsid w:val="00644AA6"/>
    <w:rsid w:val="00644DB0"/>
    <w:rsid w:val="00645010"/>
    <w:rsid w:val="0064520D"/>
    <w:rsid w:val="00646640"/>
    <w:rsid w:val="00647F53"/>
    <w:rsid w:val="00653AEA"/>
    <w:rsid w:val="00654FA3"/>
    <w:rsid w:val="0065533D"/>
    <w:rsid w:val="00655C47"/>
    <w:rsid w:val="00655C73"/>
    <w:rsid w:val="0065747B"/>
    <w:rsid w:val="006607DC"/>
    <w:rsid w:val="00661364"/>
    <w:rsid w:val="006614FE"/>
    <w:rsid w:val="006632DC"/>
    <w:rsid w:val="00664199"/>
    <w:rsid w:val="006641A9"/>
    <w:rsid w:val="0066480D"/>
    <w:rsid w:val="00664A00"/>
    <w:rsid w:val="00664D33"/>
    <w:rsid w:val="00664D3C"/>
    <w:rsid w:val="00665C84"/>
    <w:rsid w:val="00666222"/>
    <w:rsid w:val="00667EB2"/>
    <w:rsid w:val="00667F95"/>
    <w:rsid w:val="00670BB7"/>
    <w:rsid w:val="00670E0C"/>
    <w:rsid w:val="00670F9F"/>
    <w:rsid w:val="006711BA"/>
    <w:rsid w:val="006716D2"/>
    <w:rsid w:val="006718E8"/>
    <w:rsid w:val="00671A74"/>
    <w:rsid w:val="00672652"/>
    <w:rsid w:val="00672BAD"/>
    <w:rsid w:val="006733BD"/>
    <w:rsid w:val="0067389D"/>
    <w:rsid w:val="00673C21"/>
    <w:rsid w:val="00674701"/>
    <w:rsid w:val="006749BB"/>
    <w:rsid w:val="006760A7"/>
    <w:rsid w:val="00677155"/>
    <w:rsid w:val="006776DB"/>
    <w:rsid w:val="00680169"/>
    <w:rsid w:val="006809B6"/>
    <w:rsid w:val="00681F2E"/>
    <w:rsid w:val="00682935"/>
    <w:rsid w:val="00682F0F"/>
    <w:rsid w:val="00683C79"/>
    <w:rsid w:val="00684B4B"/>
    <w:rsid w:val="00684F93"/>
    <w:rsid w:val="00685776"/>
    <w:rsid w:val="00685A1E"/>
    <w:rsid w:val="00685E15"/>
    <w:rsid w:val="00686812"/>
    <w:rsid w:val="00686C04"/>
    <w:rsid w:val="00686C25"/>
    <w:rsid w:val="00686DFE"/>
    <w:rsid w:val="006871F9"/>
    <w:rsid w:val="0068727D"/>
    <w:rsid w:val="0068749A"/>
    <w:rsid w:val="0069032C"/>
    <w:rsid w:val="00691460"/>
    <w:rsid w:val="00691691"/>
    <w:rsid w:val="00691EB1"/>
    <w:rsid w:val="006929B4"/>
    <w:rsid w:val="00692DE7"/>
    <w:rsid w:val="00693074"/>
    <w:rsid w:val="00693857"/>
    <w:rsid w:val="00694ABB"/>
    <w:rsid w:val="00694F53"/>
    <w:rsid w:val="00695117"/>
    <w:rsid w:val="00695391"/>
    <w:rsid w:val="0069548D"/>
    <w:rsid w:val="0069666A"/>
    <w:rsid w:val="00696A88"/>
    <w:rsid w:val="00696B79"/>
    <w:rsid w:val="006A000F"/>
    <w:rsid w:val="006A1209"/>
    <w:rsid w:val="006A14AA"/>
    <w:rsid w:val="006A157C"/>
    <w:rsid w:val="006A22C4"/>
    <w:rsid w:val="006A4710"/>
    <w:rsid w:val="006A4FED"/>
    <w:rsid w:val="006A5F12"/>
    <w:rsid w:val="006A6269"/>
    <w:rsid w:val="006A66A9"/>
    <w:rsid w:val="006A6ABE"/>
    <w:rsid w:val="006A6AE5"/>
    <w:rsid w:val="006A7772"/>
    <w:rsid w:val="006A7ABF"/>
    <w:rsid w:val="006A7FDA"/>
    <w:rsid w:val="006B02AF"/>
    <w:rsid w:val="006B07CE"/>
    <w:rsid w:val="006B0BBA"/>
    <w:rsid w:val="006B0F70"/>
    <w:rsid w:val="006B46DA"/>
    <w:rsid w:val="006B4773"/>
    <w:rsid w:val="006B4D45"/>
    <w:rsid w:val="006B60D8"/>
    <w:rsid w:val="006B6BB1"/>
    <w:rsid w:val="006B7AB7"/>
    <w:rsid w:val="006C037A"/>
    <w:rsid w:val="006C156E"/>
    <w:rsid w:val="006C219E"/>
    <w:rsid w:val="006C272E"/>
    <w:rsid w:val="006C2994"/>
    <w:rsid w:val="006C2ABA"/>
    <w:rsid w:val="006C2DA6"/>
    <w:rsid w:val="006C2FE1"/>
    <w:rsid w:val="006C332F"/>
    <w:rsid w:val="006C3D7C"/>
    <w:rsid w:val="006C4D67"/>
    <w:rsid w:val="006C4ED3"/>
    <w:rsid w:val="006C5390"/>
    <w:rsid w:val="006C580C"/>
    <w:rsid w:val="006C6660"/>
    <w:rsid w:val="006C68B2"/>
    <w:rsid w:val="006C6C85"/>
    <w:rsid w:val="006C6FDC"/>
    <w:rsid w:val="006C7104"/>
    <w:rsid w:val="006C7AF7"/>
    <w:rsid w:val="006D0275"/>
    <w:rsid w:val="006D064E"/>
    <w:rsid w:val="006D121C"/>
    <w:rsid w:val="006D168F"/>
    <w:rsid w:val="006D184A"/>
    <w:rsid w:val="006D2E6C"/>
    <w:rsid w:val="006D3819"/>
    <w:rsid w:val="006D477E"/>
    <w:rsid w:val="006D4C2E"/>
    <w:rsid w:val="006D4F75"/>
    <w:rsid w:val="006D561D"/>
    <w:rsid w:val="006D5917"/>
    <w:rsid w:val="006D6161"/>
    <w:rsid w:val="006D6B1C"/>
    <w:rsid w:val="006D7037"/>
    <w:rsid w:val="006E02CA"/>
    <w:rsid w:val="006E1BA6"/>
    <w:rsid w:val="006E285F"/>
    <w:rsid w:val="006E3896"/>
    <w:rsid w:val="006E41CA"/>
    <w:rsid w:val="006E436F"/>
    <w:rsid w:val="006E4537"/>
    <w:rsid w:val="006E4B48"/>
    <w:rsid w:val="006E501F"/>
    <w:rsid w:val="006E52A5"/>
    <w:rsid w:val="006E52DE"/>
    <w:rsid w:val="006E5377"/>
    <w:rsid w:val="006E6367"/>
    <w:rsid w:val="006E6665"/>
    <w:rsid w:val="006E6C60"/>
    <w:rsid w:val="006E7152"/>
    <w:rsid w:val="006E7B52"/>
    <w:rsid w:val="006F159E"/>
    <w:rsid w:val="006F2D8C"/>
    <w:rsid w:val="006F303A"/>
    <w:rsid w:val="006F30A4"/>
    <w:rsid w:val="006F5D43"/>
    <w:rsid w:val="006F5E2B"/>
    <w:rsid w:val="006F5FD3"/>
    <w:rsid w:val="006F7AFC"/>
    <w:rsid w:val="00700024"/>
    <w:rsid w:val="00700179"/>
    <w:rsid w:val="0070034C"/>
    <w:rsid w:val="00700582"/>
    <w:rsid w:val="00700869"/>
    <w:rsid w:val="00700AF5"/>
    <w:rsid w:val="00700B14"/>
    <w:rsid w:val="00700C48"/>
    <w:rsid w:val="007010AC"/>
    <w:rsid w:val="007010E9"/>
    <w:rsid w:val="0070191A"/>
    <w:rsid w:val="00701FB5"/>
    <w:rsid w:val="00702587"/>
    <w:rsid w:val="00702DD8"/>
    <w:rsid w:val="0070300C"/>
    <w:rsid w:val="00703073"/>
    <w:rsid w:val="0070309D"/>
    <w:rsid w:val="0070349F"/>
    <w:rsid w:val="007037D4"/>
    <w:rsid w:val="007037EC"/>
    <w:rsid w:val="00703B33"/>
    <w:rsid w:val="00703EC8"/>
    <w:rsid w:val="00705039"/>
    <w:rsid w:val="00705673"/>
    <w:rsid w:val="007058DF"/>
    <w:rsid w:val="00706EF7"/>
    <w:rsid w:val="0070759E"/>
    <w:rsid w:val="0071004B"/>
    <w:rsid w:val="00710505"/>
    <w:rsid w:val="0071123B"/>
    <w:rsid w:val="0071124A"/>
    <w:rsid w:val="00711F73"/>
    <w:rsid w:val="00712008"/>
    <w:rsid w:val="007123B7"/>
    <w:rsid w:val="007132BD"/>
    <w:rsid w:val="00713C20"/>
    <w:rsid w:val="00713CF0"/>
    <w:rsid w:val="00713E5F"/>
    <w:rsid w:val="00715272"/>
    <w:rsid w:val="007153C2"/>
    <w:rsid w:val="00715910"/>
    <w:rsid w:val="00715CD0"/>
    <w:rsid w:val="00716838"/>
    <w:rsid w:val="00717036"/>
    <w:rsid w:val="0071728F"/>
    <w:rsid w:val="00717838"/>
    <w:rsid w:val="00717EE3"/>
    <w:rsid w:val="00720308"/>
    <w:rsid w:val="00720483"/>
    <w:rsid w:val="00721C05"/>
    <w:rsid w:val="00722BEB"/>
    <w:rsid w:val="00724535"/>
    <w:rsid w:val="00725F57"/>
    <w:rsid w:val="007272F6"/>
    <w:rsid w:val="007278CF"/>
    <w:rsid w:val="0073025A"/>
    <w:rsid w:val="007302B8"/>
    <w:rsid w:val="007327F6"/>
    <w:rsid w:val="007339A6"/>
    <w:rsid w:val="007349E5"/>
    <w:rsid w:val="007353B2"/>
    <w:rsid w:val="00735A35"/>
    <w:rsid w:val="00735A3A"/>
    <w:rsid w:val="00735ABD"/>
    <w:rsid w:val="00736680"/>
    <w:rsid w:val="0073740B"/>
    <w:rsid w:val="007378A8"/>
    <w:rsid w:val="007406E1"/>
    <w:rsid w:val="00740A52"/>
    <w:rsid w:val="007416F6"/>
    <w:rsid w:val="00742587"/>
    <w:rsid w:val="007429B7"/>
    <w:rsid w:val="007437A5"/>
    <w:rsid w:val="00744B90"/>
    <w:rsid w:val="00745397"/>
    <w:rsid w:val="0074593D"/>
    <w:rsid w:val="00745C54"/>
    <w:rsid w:val="00746AC8"/>
    <w:rsid w:val="007476EF"/>
    <w:rsid w:val="0075032D"/>
    <w:rsid w:val="007504E9"/>
    <w:rsid w:val="0075162F"/>
    <w:rsid w:val="00751876"/>
    <w:rsid w:val="00751A79"/>
    <w:rsid w:val="007528D2"/>
    <w:rsid w:val="00755FFB"/>
    <w:rsid w:val="007568A2"/>
    <w:rsid w:val="00756B98"/>
    <w:rsid w:val="00756C01"/>
    <w:rsid w:val="007570BB"/>
    <w:rsid w:val="007602A4"/>
    <w:rsid w:val="007605F3"/>
    <w:rsid w:val="00760C89"/>
    <w:rsid w:val="00761029"/>
    <w:rsid w:val="00761754"/>
    <w:rsid w:val="00761A56"/>
    <w:rsid w:val="00761B9C"/>
    <w:rsid w:val="00762190"/>
    <w:rsid w:val="0076352A"/>
    <w:rsid w:val="0076443F"/>
    <w:rsid w:val="0076490F"/>
    <w:rsid w:val="00765009"/>
    <w:rsid w:val="00765649"/>
    <w:rsid w:val="00765AD5"/>
    <w:rsid w:val="00765C7C"/>
    <w:rsid w:val="00766AF2"/>
    <w:rsid w:val="007675CD"/>
    <w:rsid w:val="00772174"/>
    <w:rsid w:val="00772200"/>
    <w:rsid w:val="00772EF0"/>
    <w:rsid w:val="00773076"/>
    <w:rsid w:val="0077344E"/>
    <w:rsid w:val="007736DE"/>
    <w:rsid w:val="0077385C"/>
    <w:rsid w:val="00775972"/>
    <w:rsid w:val="00775F6C"/>
    <w:rsid w:val="00776229"/>
    <w:rsid w:val="00776BC7"/>
    <w:rsid w:val="00776D83"/>
    <w:rsid w:val="007779AE"/>
    <w:rsid w:val="00777F9D"/>
    <w:rsid w:val="00781484"/>
    <w:rsid w:val="0078248B"/>
    <w:rsid w:val="007828FE"/>
    <w:rsid w:val="0078395A"/>
    <w:rsid w:val="00783E06"/>
    <w:rsid w:val="007846A1"/>
    <w:rsid w:val="00785419"/>
    <w:rsid w:val="007855AB"/>
    <w:rsid w:val="0078648B"/>
    <w:rsid w:val="00787CAB"/>
    <w:rsid w:val="007916FC"/>
    <w:rsid w:val="00791840"/>
    <w:rsid w:val="00791863"/>
    <w:rsid w:val="007919C7"/>
    <w:rsid w:val="00791AE6"/>
    <w:rsid w:val="00791EE3"/>
    <w:rsid w:val="00792105"/>
    <w:rsid w:val="00793B5A"/>
    <w:rsid w:val="00793C22"/>
    <w:rsid w:val="00794852"/>
    <w:rsid w:val="0079542F"/>
    <w:rsid w:val="0079623D"/>
    <w:rsid w:val="00796400"/>
    <w:rsid w:val="00796C89"/>
    <w:rsid w:val="00797D7B"/>
    <w:rsid w:val="007A03C9"/>
    <w:rsid w:val="007A054A"/>
    <w:rsid w:val="007A0DC9"/>
    <w:rsid w:val="007A1336"/>
    <w:rsid w:val="007A1D36"/>
    <w:rsid w:val="007A3352"/>
    <w:rsid w:val="007A3464"/>
    <w:rsid w:val="007A3FF3"/>
    <w:rsid w:val="007A47E3"/>
    <w:rsid w:val="007A56FE"/>
    <w:rsid w:val="007A67CB"/>
    <w:rsid w:val="007B0809"/>
    <w:rsid w:val="007B106B"/>
    <w:rsid w:val="007B1CFA"/>
    <w:rsid w:val="007B3796"/>
    <w:rsid w:val="007B37AE"/>
    <w:rsid w:val="007B3A7C"/>
    <w:rsid w:val="007B4439"/>
    <w:rsid w:val="007B455F"/>
    <w:rsid w:val="007B49C8"/>
    <w:rsid w:val="007B63AB"/>
    <w:rsid w:val="007B75EE"/>
    <w:rsid w:val="007C0790"/>
    <w:rsid w:val="007C0C70"/>
    <w:rsid w:val="007C0E7C"/>
    <w:rsid w:val="007C10EB"/>
    <w:rsid w:val="007C12D1"/>
    <w:rsid w:val="007C1555"/>
    <w:rsid w:val="007C1DC4"/>
    <w:rsid w:val="007C24A5"/>
    <w:rsid w:val="007C2B6F"/>
    <w:rsid w:val="007C2F85"/>
    <w:rsid w:val="007C3271"/>
    <w:rsid w:val="007C518A"/>
    <w:rsid w:val="007C577B"/>
    <w:rsid w:val="007C5B0E"/>
    <w:rsid w:val="007C5C1C"/>
    <w:rsid w:val="007C5CD7"/>
    <w:rsid w:val="007C69DC"/>
    <w:rsid w:val="007C6D2C"/>
    <w:rsid w:val="007C7459"/>
    <w:rsid w:val="007C7ECF"/>
    <w:rsid w:val="007D01E5"/>
    <w:rsid w:val="007D0A31"/>
    <w:rsid w:val="007D0AFC"/>
    <w:rsid w:val="007D1D5C"/>
    <w:rsid w:val="007D3071"/>
    <w:rsid w:val="007D3697"/>
    <w:rsid w:val="007D3D0E"/>
    <w:rsid w:val="007D51EB"/>
    <w:rsid w:val="007D5ADB"/>
    <w:rsid w:val="007D6078"/>
    <w:rsid w:val="007D7B2A"/>
    <w:rsid w:val="007D7BDC"/>
    <w:rsid w:val="007D7DA6"/>
    <w:rsid w:val="007E0079"/>
    <w:rsid w:val="007E0498"/>
    <w:rsid w:val="007E08EF"/>
    <w:rsid w:val="007E2DEB"/>
    <w:rsid w:val="007E38CF"/>
    <w:rsid w:val="007E5207"/>
    <w:rsid w:val="007E5367"/>
    <w:rsid w:val="007E53FA"/>
    <w:rsid w:val="007E5B8F"/>
    <w:rsid w:val="007E5EC7"/>
    <w:rsid w:val="007E6EF2"/>
    <w:rsid w:val="007E73C1"/>
    <w:rsid w:val="007E7FB8"/>
    <w:rsid w:val="007F0F15"/>
    <w:rsid w:val="007F142B"/>
    <w:rsid w:val="007F1436"/>
    <w:rsid w:val="007F1C59"/>
    <w:rsid w:val="007F26EF"/>
    <w:rsid w:val="007F2C4E"/>
    <w:rsid w:val="007F49CE"/>
    <w:rsid w:val="007F4A06"/>
    <w:rsid w:val="007F553E"/>
    <w:rsid w:val="007F6FC8"/>
    <w:rsid w:val="007F767F"/>
    <w:rsid w:val="008001D0"/>
    <w:rsid w:val="008005E6"/>
    <w:rsid w:val="00800956"/>
    <w:rsid w:val="008021B6"/>
    <w:rsid w:val="0080234E"/>
    <w:rsid w:val="0080236A"/>
    <w:rsid w:val="0080238C"/>
    <w:rsid w:val="00802A0A"/>
    <w:rsid w:val="00803C64"/>
    <w:rsid w:val="00804D0E"/>
    <w:rsid w:val="008055A8"/>
    <w:rsid w:val="00805D0C"/>
    <w:rsid w:val="008061D1"/>
    <w:rsid w:val="00807AB4"/>
    <w:rsid w:val="008101CA"/>
    <w:rsid w:val="00811E1C"/>
    <w:rsid w:val="00812600"/>
    <w:rsid w:val="00814CDB"/>
    <w:rsid w:val="00815E40"/>
    <w:rsid w:val="008172B6"/>
    <w:rsid w:val="00817867"/>
    <w:rsid w:val="008205C1"/>
    <w:rsid w:val="00821806"/>
    <w:rsid w:val="0082250B"/>
    <w:rsid w:val="00822651"/>
    <w:rsid w:val="0082275A"/>
    <w:rsid w:val="008227E5"/>
    <w:rsid w:val="00822BB6"/>
    <w:rsid w:val="008231FE"/>
    <w:rsid w:val="0082438D"/>
    <w:rsid w:val="0082484C"/>
    <w:rsid w:val="00825992"/>
    <w:rsid w:val="00826715"/>
    <w:rsid w:val="00826F00"/>
    <w:rsid w:val="0082723C"/>
    <w:rsid w:val="008274B9"/>
    <w:rsid w:val="0082792A"/>
    <w:rsid w:val="00830C42"/>
    <w:rsid w:val="008314A8"/>
    <w:rsid w:val="008318B3"/>
    <w:rsid w:val="00831AEF"/>
    <w:rsid w:val="00831DB6"/>
    <w:rsid w:val="00832205"/>
    <w:rsid w:val="008368D5"/>
    <w:rsid w:val="00836A96"/>
    <w:rsid w:val="00836EFE"/>
    <w:rsid w:val="00837A1D"/>
    <w:rsid w:val="00837CCE"/>
    <w:rsid w:val="00840B9F"/>
    <w:rsid w:val="00840BFF"/>
    <w:rsid w:val="00841402"/>
    <w:rsid w:val="00842544"/>
    <w:rsid w:val="00842741"/>
    <w:rsid w:val="00842B3F"/>
    <w:rsid w:val="0084420E"/>
    <w:rsid w:val="0084603A"/>
    <w:rsid w:val="0084735C"/>
    <w:rsid w:val="0084768B"/>
    <w:rsid w:val="00850C0B"/>
    <w:rsid w:val="00851749"/>
    <w:rsid w:val="00851B30"/>
    <w:rsid w:val="00851BD9"/>
    <w:rsid w:val="00851D6B"/>
    <w:rsid w:val="0085281D"/>
    <w:rsid w:val="00852FFF"/>
    <w:rsid w:val="008534F8"/>
    <w:rsid w:val="0085385F"/>
    <w:rsid w:val="00853A13"/>
    <w:rsid w:val="0085421B"/>
    <w:rsid w:val="00854530"/>
    <w:rsid w:val="008563FE"/>
    <w:rsid w:val="0085772E"/>
    <w:rsid w:val="00857B1E"/>
    <w:rsid w:val="00860C8B"/>
    <w:rsid w:val="008610D3"/>
    <w:rsid w:val="008612A1"/>
    <w:rsid w:val="00861F25"/>
    <w:rsid w:val="008620BC"/>
    <w:rsid w:val="0086366E"/>
    <w:rsid w:val="00864CC4"/>
    <w:rsid w:val="008657CD"/>
    <w:rsid w:val="008659CD"/>
    <w:rsid w:val="00865ED5"/>
    <w:rsid w:val="008700CB"/>
    <w:rsid w:val="00870579"/>
    <w:rsid w:val="00871D31"/>
    <w:rsid w:val="008728C9"/>
    <w:rsid w:val="008729AE"/>
    <w:rsid w:val="00873F8E"/>
    <w:rsid w:val="0087534B"/>
    <w:rsid w:val="00875F93"/>
    <w:rsid w:val="008764B9"/>
    <w:rsid w:val="008765EE"/>
    <w:rsid w:val="0087774B"/>
    <w:rsid w:val="008816B4"/>
    <w:rsid w:val="00881DEE"/>
    <w:rsid w:val="00883266"/>
    <w:rsid w:val="00883855"/>
    <w:rsid w:val="008839CF"/>
    <w:rsid w:val="00885F74"/>
    <w:rsid w:val="00885FB6"/>
    <w:rsid w:val="00886A30"/>
    <w:rsid w:val="00890FBD"/>
    <w:rsid w:val="00891AE7"/>
    <w:rsid w:val="008929C4"/>
    <w:rsid w:val="008935AD"/>
    <w:rsid w:val="008938C6"/>
    <w:rsid w:val="00893F03"/>
    <w:rsid w:val="008949F4"/>
    <w:rsid w:val="00894CE4"/>
    <w:rsid w:val="008953C9"/>
    <w:rsid w:val="00895CEF"/>
    <w:rsid w:val="00896206"/>
    <w:rsid w:val="00896DAB"/>
    <w:rsid w:val="00897C29"/>
    <w:rsid w:val="008A1E14"/>
    <w:rsid w:val="008A1F26"/>
    <w:rsid w:val="008A225A"/>
    <w:rsid w:val="008A2E08"/>
    <w:rsid w:val="008A4839"/>
    <w:rsid w:val="008A573E"/>
    <w:rsid w:val="008A62A6"/>
    <w:rsid w:val="008A6C7C"/>
    <w:rsid w:val="008A6EED"/>
    <w:rsid w:val="008A780D"/>
    <w:rsid w:val="008B0728"/>
    <w:rsid w:val="008B3178"/>
    <w:rsid w:val="008B34D1"/>
    <w:rsid w:val="008B46E2"/>
    <w:rsid w:val="008B4754"/>
    <w:rsid w:val="008B67A3"/>
    <w:rsid w:val="008B688A"/>
    <w:rsid w:val="008B6B13"/>
    <w:rsid w:val="008B7F58"/>
    <w:rsid w:val="008C034D"/>
    <w:rsid w:val="008C04C4"/>
    <w:rsid w:val="008C0675"/>
    <w:rsid w:val="008C1085"/>
    <w:rsid w:val="008C15DF"/>
    <w:rsid w:val="008C19E6"/>
    <w:rsid w:val="008C1F62"/>
    <w:rsid w:val="008C28B1"/>
    <w:rsid w:val="008C3279"/>
    <w:rsid w:val="008C3E74"/>
    <w:rsid w:val="008C4715"/>
    <w:rsid w:val="008C4B0C"/>
    <w:rsid w:val="008C65FE"/>
    <w:rsid w:val="008C6B43"/>
    <w:rsid w:val="008C6C78"/>
    <w:rsid w:val="008C744C"/>
    <w:rsid w:val="008C79A0"/>
    <w:rsid w:val="008D0072"/>
    <w:rsid w:val="008D07AE"/>
    <w:rsid w:val="008D14B5"/>
    <w:rsid w:val="008D172E"/>
    <w:rsid w:val="008D2411"/>
    <w:rsid w:val="008D2843"/>
    <w:rsid w:val="008D2F07"/>
    <w:rsid w:val="008D375A"/>
    <w:rsid w:val="008D4029"/>
    <w:rsid w:val="008D4BA8"/>
    <w:rsid w:val="008D6417"/>
    <w:rsid w:val="008D725A"/>
    <w:rsid w:val="008D76F4"/>
    <w:rsid w:val="008E029E"/>
    <w:rsid w:val="008E051C"/>
    <w:rsid w:val="008E1707"/>
    <w:rsid w:val="008E18BA"/>
    <w:rsid w:val="008E18CA"/>
    <w:rsid w:val="008E1C56"/>
    <w:rsid w:val="008E1FAA"/>
    <w:rsid w:val="008E2D79"/>
    <w:rsid w:val="008E4306"/>
    <w:rsid w:val="008E489B"/>
    <w:rsid w:val="008E4E88"/>
    <w:rsid w:val="008E5820"/>
    <w:rsid w:val="008E7231"/>
    <w:rsid w:val="008E76BB"/>
    <w:rsid w:val="008F0BFD"/>
    <w:rsid w:val="008F0CB9"/>
    <w:rsid w:val="008F1466"/>
    <w:rsid w:val="008F1EF4"/>
    <w:rsid w:val="008F23AC"/>
    <w:rsid w:val="008F2EBC"/>
    <w:rsid w:val="008F2FA3"/>
    <w:rsid w:val="008F38C6"/>
    <w:rsid w:val="008F3AF6"/>
    <w:rsid w:val="008F3DEC"/>
    <w:rsid w:val="008F5880"/>
    <w:rsid w:val="008F5BFB"/>
    <w:rsid w:val="008F5C53"/>
    <w:rsid w:val="008F5F8E"/>
    <w:rsid w:val="008F6126"/>
    <w:rsid w:val="008F6285"/>
    <w:rsid w:val="008F6963"/>
    <w:rsid w:val="008F7335"/>
    <w:rsid w:val="008F7456"/>
    <w:rsid w:val="008F75D2"/>
    <w:rsid w:val="008F7D1B"/>
    <w:rsid w:val="00900336"/>
    <w:rsid w:val="009006FA"/>
    <w:rsid w:val="0090114F"/>
    <w:rsid w:val="00901E96"/>
    <w:rsid w:val="00902955"/>
    <w:rsid w:val="009039AB"/>
    <w:rsid w:val="00903F38"/>
    <w:rsid w:val="009045FC"/>
    <w:rsid w:val="0090488A"/>
    <w:rsid w:val="00906047"/>
    <w:rsid w:val="00906E13"/>
    <w:rsid w:val="00907648"/>
    <w:rsid w:val="00907D00"/>
    <w:rsid w:val="0091184E"/>
    <w:rsid w:val="00914731"/>
    <w:rsid w:val="00915734"/>
    <w:rsid w:val="00915B32"/>
    <w:rsid w:val="009167CE"/>
    <w:rsid w:val="0091680C"/>
    <w:rsid w:val="00917B90"/>
    <w:rsid w:val="00920A4C"/>
    <w:rsid w:val="00921092"/>
    <w:rsid w:val="00921CB4"/>
    <w:rsid w:val="009240A0"/>
    <w:rsid w:val="009248DC"/>
    <w:rsid w:val="00924F01"/>
    <w:rsid w:val="00925175"/>
    <w:rsid w:val="0092564A"/>
    <w:rsid w:val="009256A8"/>
    <w:rsid w:val="00925BED"/>
    <w:rsid w:val="009270C2"/>
    <w:rsid w:val="00927101"/>
    <w:rsid w:val="00927441"/>
    <w:rsid w:val="00927770"/>
    <w:rsid w:val="00927ADB"/>
    <w:rsid w:val="00930383"/>
    <w:rsid w:val="0093055F"/>
    <w:rsid w:val="0093103C"/>
    <w:rsid w:val="00931908"/>
    <w:rsid w:val="009331DF"/>
    <w:rsid w:val="009345DE"/>
    <w:rsid w:val="0093514D"/>
    <w:rsid w:val="00935B35"/>
    <w:rsid w:val="0093633E"/>
    <w:rsid w:val="0093666A"/>
    <w:rsid w:val="0093682B"/>
    <w:rsid w:val="00936EA2"/>
    <w:rsid w:val="0093797E"/>
    <w:rsid w:val="009379D2"/>
    <w:rsid w:val="00937B7B"/>
    <w:rsid w:val="00940AE9"/>
    <w:rsid w:val="00940CE9"/>
    <w:rsid w:val="00940CF3"/>
    <w:rsid w:val="0094191D"/>
    <w:rsid w:val="009419AE"/>
    <w:rsid w:val="00941AFE"/>
    <w:rsid w:val="009420DD"/>
    <w:rsid w:val="00942FD8"/>
    <w:rsid w:val="00943588"/>
    <w:rsid w:val="009438D1"/>
    <w:rsid w:val="00943D32"/>
    <w:rsid w:val="00943ED4"/>
    <w:rsid w:val="009442A6"/>
    <w:rsid w:val="00946583"/>
    <w:rsid w:val="00946B54"/>
    <w:rsid w:val="00947063"/>
    <w:rsid w:val="00950DFD"/>
    <w:rsid w:val="00951044"/>
    <w:rsid w:val="00952BAF"/>
    <w:rsid w:val="00953460"/>
    <w:rsid w:val="00953A17"/>
    <w:rsid w:val="00953A93"/>
    <w:rsid w:val="009548ED"/>
    <w:rsid w:val="0095529B"/>
    <w:rsid w:val="009555C3"/>
    <w:rsid w:val="0095572C"/>
    <w:rsid w:val="00955825"/>
    <w:rsid w:val="009569EF"/>
    <w:rsid w:val="00956A11"/>
    <w:rsid w:val="00957356"/>
    <w:rsid w:val="00957662"/>
    <w:rsid w:val="00957AA3"/>
    <w:rsid w:val="00961046"/>
    <w:rsid w:val="009616BF"/>
    <w:rsid w:val="00962763"/>
    <w:rsid w:val="00962790"/>
    <w:rsid w:val="00964121"/>
    <w:rsid w:val="00964885"/>
    <w:rsid w:val="00965629"/>
    <w:rsid w:val="00965F12"/>
    <w:rsid w:val="0096645F"/>
    <w:rsid w:val="009665BF"/>
    <w:rsid w:val="0096664F"/>
    <w:rsid w:val="009673C8"/>
    <w:rsid w:val="009700CE"/>
    <w:rsid w:val="00971132"/>
    <w:rsid w:val="009721B6"/>
    <w:rsid w:val="00972806"/>
    <w:rsid w:val="00972BF3"/>
    <w:rsid w:val="00972DDA"/>
    <w:rsid w:val="00972F75"/>
    <w:rsid w:val="00973ABB"/>
    <w:rsid w:val="00974131"/>
    <w:rsid w:val="0097425D"/>
    <w:rsid w:val="009743CD"/>
    <w:rsid w:val="00974552"/>
    <w:rsid w:val="00974C88"/>
    <w:rsid w:val="00975DE5"/>
    <w:rsid w:val="00976A03"/>
    <w:rsid w:val="00980719"/>
    <w:rsid w:val="00980886"/>
    <w:rsid w:val="00980B3B"/>
    <w:rsid w:val="00980FE1"/>
    <w:rsid w:val="009810BB"/>
    <w:rsid w:val="0098112D"/>
    <w:rsid w:val="0098254C"/>
    <w:rsid w:val="00985D40"/>
    <w:rsid w:val="00985ECA"/>
    <w:rsid w:val="009874D4"/>
    <w:rsid w:val="00987F5C"/>
    <w:rsid w:val="00991578"/>
    <w:rsid w:val="00991CE8"/>
    <w:rsid w:val="009920EE"/>
    <w:rsid w:val="00993043"/>
    <w:rsid w:val="00993303"/>
    <w:rsid w:val="00994B7A"/>
    <w:rsid w:val="00995A87"/>
    <w:rsid w:val="00996F44"/>
    <w:rsid w:val="009971E5"/>
    <w:rsid w:val="009973DB"/>
    <w:rsid w:val="00997D5D"/>
    <w:rsid w:val="00997DAE"/>
    <w:rsid w:val="009A066F"/>
    <w:rsid w:val="009A0766"/>
    <w:rsid w:val="009A0DF8"/>
    <w:rsid w:val="009A3139"/>
    <w:rsid w:val="009A3BA5"/>
    <w:rsid w:val="009A430F"/>
    <w:rsid w:val="009A5376"/>
    <w:rsid w:val="009A5711"/>
    <w:rsid w:val="009A5D61"/>
    <w:rsid w:val="009A5DC2"/>
    <w:rsid w:val="009A657C"/>
    <w:rsid w:val="009A6AEA"/>
    <w:rsid w:val="009A6CDA"/>
    <w:rsid w:val="009A741B"/>
    <w:rsid w:val="009A7523"/>
    <w:rsid w:val="009A7782"/>
    <w:rsid w:val="009B04EF"/>
    <w:rsid w:val="009B0761"/>
    <w:rsid w:val="009B34C1"/>
    <w:rsid w:val="009B3A55"/>
    <w:rsid w:val="009B3C4F"/>
    <w:rsid w:val="009B46C3"/>
    <w:rsid w:val="009B4C94"/>
    <w:rsid w:val="009B4E12"/>
    <w:rsid w:val="009B7461"/>
    <w:rsid w:val="009B7CB8"/>
    <w:rsid w:val="009B7D0B"/>
    <w:rsid w:val="009C0BE9"/>
    <w:rsid w:val="009C1C07"/>
    <w:rsid w:val="009C2D60"/>
    <w:rsid w:val="009C32EF"/>
    <w:rsid w:val="009C346E"/>
    <w:rsid w:val="009C3861"/>
    <w:rsid w:val="009C426B"/>
    <w:rsid w:val="009C4352"/>
    <w:rsid w:val="009C4CA9"/>
    <w:rsid w:val="009C4E65"/>
    <w:rsid w:val="009C5331"/>
    <w:rsid w:val="009C6C7B"/>
    <w:rsid w:val="009C797F"/>
    <w:rsid w:val="009C79FA"/>
    <w:rsid w:val="009D1615"/>
    <w:rsid w:val="009D1C53"/>
    <w:rsid w:val="009D3B27"/>
    <w:rsid w:val="009D4440"/>
    <w:rsid w:val="009D64EA"/>
    <w:rsid w:val="009E01D8"/>
    <w:rsid w:val="009E0CC1"/>
    <w:rsid w:val="009E13A1"/>
    <w:rsid w:val="009E1965"/>
    <w:rsid w:val="009E2C9D"/>
    <w:rsid w:val="009E2E2A"/>
    <w:rsid w:val="009E3EE1"/>
    <w:rsid w:val="009E40CB"/>
    <w:rsid w:val="009E420F"/>
    <w:rsid w:val="009E42FC"/>
    <w:rsid w:val="009E68F3"/>
    <w:rsid w:val="009E737F"/>
    <w:rsid w:val="009F061E"/>
    <w:rsid w:val="009F0655"/>
    <w:rsid w:val="009F0CFE"/>
    <w:rsid w:val="009F1134"/>
    <w:rsid w:val="009F1CED"/>
    <w:rsid w:val="009F1D3B"/>
    <w:rsid w:val="009F250C"/>
    <w:rsid w:val="009F283D"/>
    <w:rsid w:val="009F3F9A"/>
    <w:rsid w:val="009F4BD7"/>
    <w:rsid w:val="009F55E1"/>
    <w:rsid w:val="009F5B21"/>
    <w:rsid w:val="009F5E79"/>
    <w:rsid w:val="009F6EC3"/>
    <w:rsid w:val="00A00917"/>
    <w:rsid w:val="00A0180B"/>
    <w:rsid w:val="00A02C0D"/>
    <w:rsid w:val="00A03215"/>
    <w:rsid w:val="00A03B75"/>
    <w:rsid w:val="00A03D12"/>
    <w:rsid w:val="00A04B37"/>
    <w:rsid w:val="00A04EE9"/>
    <w:rsid w:val="00A051B9"/>
    <w:rsid w:val="00A055D5"/>
    <w:rsid w:val="00A0597F"/>
    <w:rsid w:val="00A06693"/>
    <w:rsid w:val="00A06A58"/>
    <w:rsid w:val="00A10448"/>
    <w:rsid w:val="00A10A54"/>
    <w:rsid w:val="00A10FE6"/>
    <w:rsid w:val="00A11735"/>
    <w:rsid w:val="00A11D62"/>
    <w:rsid w:val="00A12C43"/>
    <w:rsid w:val="00A12D8E"/>
    <w:rsid w:val="00A130C5"/>
    <w:rsid w:val="00A13F87"/>
    <w:rsid w:val="00A15163"/>
    <w:rsid w:val="00A1564F"/>
    <w:rsid w:val="00A15725"/>
    <w:rsid w:val="00A164D0"/>
    <w:rsid w:val="00A16965"/>
    <w:rsid w:val="00A173D2"/>
    <w:rsid w:val="00A17900"/>
    <w:rsid w:val="00A17B17"/>
    <w:rsid w:val="00A17DCF"/>
    <w:rsid w:val="00A17F6A"/>
    <w:rsid w:val="00A20C60"/>
    <w:rsid w:val="00A2105A"/>
    <w:rsid w:val="00A2160F"/>
    <w:rsid w:val="00A22672"/>
    <w:rsid w:val="00A22902"/>
    <w:rsid w:val="00A23194"/>
    <w:rsid w:val="00A24BD1"/>
    <w:rsid w:val="00A24C98"/>
    <w:rsid w:val="00A24CAE"/>
    <w:rsid w:val="00A267D2"/>
    <w:rsid w:val="00A26E61"/>
    <w:rsid w:val="00A27288"/>
    <w:rsid w:val="00A27AE3"/>
    <w:rsid w:val="00A319F8"/>
    <w:rsid w:val="00A333F4"/>
    <w:rsid w:val="00A33870"/>
    <w:rsid w:val="00A34E05"/>
    <w:rsid w:val="00A352E7"/>
    <w:rsid w:val="00A353AB"/>
    <w:rsid w:val="00A3650F"/>
    <w:rsid w:val="00A36DE7"/>
    <w:rsid w:val="00A370A3"/>
    <w:rsid w:val="00A374D8"/>
    <w:rsid w:val="00A37511"/>
    <w:rsid w:val="00A37A62"/>
    <w:rsid w:val="00A4009A"/>
    <w:rsid w:val="00A40502"/>
    <w:rsid w:val="00A40FD3"/>
    <w:rsid w:val="00A41B94"/>
    <w:rsid w:val="00A42CA5"/>
    <w:rsid w:val="00A42D0C"/>
    <w:rsid w:val="00A42D0F"/>
    <w:rsid w:val="00A42FFE"/>
    <w:rsid w:val="00A43ABA"/>
    <w:rsid w:val="00A43B8A"/>
    <w:rsid w:val="00A46484"/>
    <w:rsid w:val="00A464A6"/>
    <w:rsid w:val="00A465FC"/>
    <w:rsid w:val="00A46CA4"/>
    <w:rsid w:val="00A46FED"/>
    <w:rsid w:val="00A470A4"/>
    <w:rsid w:val="00A4765D"/>
    <w:rsid w:val="00A47A33"/>
    <w:rsid w:val="00A50258"/>
    <w:rsid w:val="00A50ED7"/>
    <w:rsid w:val="00A52673"/>
    <w:rsid w:val="00A52DE3"/>
    <w:rsid w:val="00A53214"/>
    <w:rsid w:val="00A5504A"/>
    <w:rsid w:val="00A55E70"/>
    <w:rsid w:val="00A563EE"/>
    <w:rsid w:val="00A57481"/>
    <w:rsid w:val="00A60201"/>
    <w:rsid w:val="00A60330"/>
    <w:rsid w:val="00A60684"/>
    <w:rsid w:val="00A60CA9"/>
    <w:rsid w:val="00A60FB7"/>
    <w:rsid w:val="00A616AE"/>
    <w:rsid w:val="00A61730"/>
    <w:rsid w:val="00A617D4"/>
    <w:rsid w:val="00A6181E"/>
    <w:rsid w:val="00A628B2"/>
    <w:rsid w:val="00A63834"/>
    <w:rsid w:val="00A64811"/>
    <w:rsid w:val="00A64D01"/>
    <w:rsid w:val="00A65032"/>
    <w:rsid w:val="00A652CC"/>
    <w:rsid w:val="00A65517"/>
    <w:rsid w:val="00A66664"/>
    <w:rsid w:val="00A66D89"/>
    <w:rsid w:val="00A70264"/>
    <w:rsid w:val="00A702F3"/>
    <w:rsid w:val="00A72067"/>
    <w:rsid w:val="00A72F28"/>
    <w:rsid w:val="00A736EF"/>
    <w:rsid w:val="00A74241"/>
    <w:rsid w:val="00A768CB"/>
    <w:rsid w:val="00A76EBD"/>
    <w:rsid w:val="00A7734D"/>
    <w:rsid w:val="00A80144"/>
    <w:rsid w:val="00A80A2F"/>
    <w:rsid w:val="00A81400"/>
    <w:rsid w:val="00A81CE9"/>
    <w:rsid w:val="00A82003"/>
    <w:rsid w:val="00A82C05"/>
    <w:rsid w:val="00A83003"/>
    <w:rsid w:val="00A831D4"/>
    <w:rsid w:val="00A84125"/>
    <w:rsid w:val="00A86DFB"/>
    <w:rsid w:val="00A86F8F"/>
    <w:rsid w:val="00A86F9B"/>
    <w:rsid w:val="00A87815"/>
    <w:rsid w:val="00A9003C"/>
    <w:rsid w:val="00A9091D"/>
    <w:rsid w:val="00A915E8"/>
    <w:rsid w:val="00A91BCD"/>
    <w:rsid w:val="00A94FA4"/>
    <w:rsid w:val="00A963B2"/>
    <w:rsid w:val="00A968BD"/>
    <w:rsid w:val="00A968EA"/>
    <w:rsid w:val="00A9719D"/>
    <w:rsid w:val="00A97320"/>
    <w:rsid w:val="00A9792D"/>
    <w:rsid w:val="00AA0127"/>
    <w:rsid w:val="00AA0AF6"/>
    <w:rsid w:val="00AA1397"/>
    <w:rsid w:val="00AA3C05"/>
    <w:rsid w:val="00AA4303"/>
    <w:rsid w:val="00AA57A9"/>
    <w:rsid w:val="00AA615F"/>
    <w:rsid w:val="00AA6442"/>
    <w:rsid w:val="00AA745B"/>
    <w:rsid w:val="00AA79B8"/>
    <w:rsid w:val="00AA7D11"/>
    <w:rsid w:val="00AB1401"/>
    <w:rsid w:val="00AB1791"/>
    <w:rsid w:val="00AB17CA"/>
    <w:rsid w:val="00AB1A43"/>
    <w:rsid w:val="00AB1A6A"/>
    <w:rsid w:val="00AB1B76"/>
    <w:rsid w:val="00AB2D1A"/>
    <w:rsid w:val="00AB2F50"/>
    <w:rsid w:val="00AB3328"/>
    <w:rsid w:val="00AB385D"/>
    <w:rsid w:val="00AB56E2"/>
    <w:rsid w:val="00AB6EDE"/>
    <w:rsid w:val="00AB7B6E"/>
    <w:rsid w:val="00AB7C2B"/>
    <w:rsid w:val="00AC028B"/>
    <w:rsid w:val="00AC07E8"/>
    <w:rsid w:val="00AC261B"/>
    <w:rsid w:val="00AC3728"/>
    <w:rsid w:val="00AC39EA"/>
    <w:rsid w:val="00AC3A00"/>
    <w:rsid w:val="00AC3C23"/>
    <w:rsid w:val="00AC484B"/>
    <w:rsid w:val="00AC4B48"/>
    <w:rsid w:val="00AC4C1C"/>
    <w:rsid w:val="00AC5A7E"/>
    <w:rsid w:val="00AC6204"/>
    <w:rsid w:val="00AC67C4"/>
    <w:rsid w:val="00AC6C27"/>
    <w:rsid w:val="00AC7D27"/>
    <w:rsid w:val="00AD0E53"/>
    <w:rsid w:val="00AD1732"/>
    <w:rsid w:val="00AD22C9"/>
    <w:rsid w:val="00AD32CC"/>
    <w:rsid w:val="00AD3764"/>
    <w:rsid w:val="00AD3885"/>
    <w:rsid w:val="00AD4992"/>
    <w:rsid w:val="00AD49E7"/>
    <w:rsid w:val="00AD6CAF"/>
    <w:rsid w:val="00AD6E61"/>
    <w:rsid w:val="00AD7D65"/>
    <w:rsid w:val="00AE044A"/>
    <w:rsid w:val="00AE04DE"/>
    <w:rsid w:val="00AE0C57"/>
    <w:rsid w:val="00AE18FC"/>
    <w:rsid w:val="00AE2CCD"/>
    <w:rsid w:val="00AE2E0F"/>
    <w:rsid w:val="00AE3A9A"/>
    <w:rsid w:val="00AE4D9A"/>
    <w:rsid w:val="00AE4F68"/>
    <w:rsid w:val="00AE4F85"/>
    <w:rsid w:val="00AE529D"/>
    <w:rsid w:val="00AE56A8"/>
    <w:rsid w:val="00AE5BE0"/>
    <w:rsid w:val="00AE76BF"/>
    <w:rsid w:val="00AE7836"/>
    <w:rsid w:val="00AF011B"/>
    <w:rsid w:val="00AF0177"/>
    <w:rsid w:val="00AF068B"/>
    <w:rsid w:val="00AF1460"/>
    <w:rsid w:val="00AF222B"/>
    <w:rsid w:val="00AF2309"/>
    <w:rsid w:val="00AF2A20"/>
    <w:rsid w:val="00AF2AC3"/>
    <w:rsid w:val="00AF3C12"/>
    <w:rsid w:val="00AF4655"/>
    <w:rsid w:val="00AF4BAA"/>
    <w:rsid w:val="00AF5194"/>
    <w:rsid w:val="00AF60EE"/>
    <w:rsid w:val="00AF6E6F"/>
    <w:rsid w:val="00AF7DCF"/>
    <w:rsid w:val="00AF7ECC"/>
    <w:rsid w:val="00B015C5"/>
    <w:rsid w:val="00B03DFF"/>
    <w:rsid w:val="00B05C74"/>
    <w:rsid w:val="00B06727"/>
    <w:rsid w:val="00B06A3B"/>
    <w:rsid w:val="00B07580"/>
    <w:rsid w:val="00B111B6"/>
    <w:rsid w:val="00B13E66"/>
    <w:rsid w:val="00B14454"/>
    <w:rsid w:val="00B14BE9"/>
    <w:rsid w:val="00B15345"/>
    <w:rsid w:val="00B15734"/>
    <w:rsid w:val="00B16431"/>
    <w:rsid w:val="00B20DAC"/>
    <w:rsid w:val="00B213C7"/>
    <w:rsid w:val="00B22695"/>
    <w:rsid w:val="00B228B9"/>
    <w:rsid w:val="00B22DAB"/>
    <w:rsid w:val="00B22FBA"/>
    <w:rsid w:val="00B2373B"/>
    <w:rsid w:val="00B23A90"/>
    <w:rsid w:val="00B23B4D"/>
    <w:rsid w:val="00B23C9A"/>
    <w:rsid w:val="00B2465B"/>
    <w:rsid w:val="00B24BCC"/>
    <w:rsid w:val="00B25AD7"/>
    <w:rsid w:val="00B25F4C"/>
    <w:rsid w:val="00B26576"/>
    <w:rsid w:val="00B26CCF"/>
    <w:rsid w:val="00B3003A"/>
    <w:rsid w:val="00B30846"/>
    <w:rsid w:val="00B30FDB"/>
    <w:rsid w:val="00B3219F"/>
    <w:rsid w:val="00B337A0"/>
    <w:rsid w:val="00B33EF9"/>
    <w:rsid w:val="00B35ABD"/>
    <w:rsid w:val="00B37D6B"/>
    <w:rsid w:val="00B427AE"/>
    <w:rsid w:val="00B43814"/>
    <w:rsid w:val="00B438D8"/>
    <w:rsid w:val="00B445EA"/>
    <w:rsid w:val="00B44791"/>
    <w:rsid w:val="00B457C6"/>
    <w:rsid w:val="00B45BB5"/>
    <w:rsid w:val="00B46650"/>
    <w:rsid w:val="00B466A2"/>
    <w:rsid w:val="00B469FB"/>
    <w:rsid w:val="00B47D0B"/>
    <w:rsid w:val="00B507AC"/>
    <w:rsid w:val="00B50C48"/>
    <w:rsid w:val="00B50DCA"/>
    <w:rsid w:val="00B51675"/>
    <w:rsid w:val="00B518C2"/>
    <w:rsid w:val="00B51D0E"/>
    <w:rsid w:val="00B523E3"/>
    <w:rsid w:val="00B5291A"/>
    <w:rsid w:val="00B533CD"/>
    <w:rsid w:val="00B53CBF"/>
    <w:rsid w:val="00B546F9"/>
    <w:rsid w:val="00B54969"/>
    <w:rsid w:val="00B554E4"/>
    <w:rsid w:val="00B566F0"/>
    <w:rsid w:val="00B567B2"/>
    <w:rsid w:val="00B56AF1"/>
    <w:rsid w:val="00B56FB0"/>
    <w:rsid w:val="00B600CC"/>
    <w:rsid w:val="00B61B0C"/>
    <w:rsid w:val="00B62D49"/>
    <w:rsid w:val="00B62D8B"/>
    <w:rsid w:val="00B63FA4"/>
    <w:rsid w:val="00B64241"/>
    <w:rsid w:val="00B649AC"/>
    <w:rsid w:val="00B64B89"/>
    <w:rsid w:val="00B65DDE"/>
    <w:rsid w:val="00B669E0"/>
    <w:rsid w:val="00B6762E"/>
    <w:rsid w:val="00B67BC4"/>
    <w:rsid w:val="00B71004"/>
    <w:rsid w:val="00B72911"/>
    <w:rsid w:val="00B72EB1"/>
    <w:rsid w:val="00B7526C"/>
    <w:rsid w:val="00B755B7"/>
    <w:rsid w:val="00B7588E"/>
    <w:rsid w:val="00B76225"/>
    <w:rsid w:val="00B76D38"/>
    <w:rsid w:val="00B76EBF"/>
    <w:rsid w:val="00B77272"/>
    <w:rsid w:val="00B772CB"/>
    <w:rsid w:val="00B802F6"/>
    <w:rsid w:val="00B80900"/>
    <w:rsid w:val="00B80A90"/>
    <w:rsid w:val="00B81456"/>
    <w:rsid w:val="00B81E12"/>
    <w:rsid w:val="00B8235D"/>
    <w:rsid w:val="00B82D56"/>
    <w:rsid w:val="00B83427"/>
    <w:rsid w:val="00B83541"/>
    <w:rsid w:val="00B842AE"/>
    <w:rsid w:val="00B857BF"/>
    <w:rsid w:val="00B85958"/>
    <w:rsid w:val="00B85AE4"/>
    <w:rsid w:val="00B86922"/>
    <w:rsid w:val="00B86E17"/>
    <w:rsid w:val="00B87F08"/>
    <w:rsid w:val="00B904C3"/>
    <w:rsid w:val="00B908E1"/>
    <w:rsid w:val="00B90DB5"/>
    <w:rsid w:val="00B92628"/>
    <w:rsid w:val="00B9280F"/>
    <w:rsid w:val="00B93B33"/>
    <w:rsid w:val="00B94046"/>
    <w:rsid w:val="00B940D2"/>
    <w:rsid w:val="00B940D6"/>
    <w:rsid w:val="00B94353"/>
    <w:rsid w:val="00B9450A"/>
    <w:rsid w:val="00B946A0"/>
    <w:rsid w:val="00B94905"/>
    <w:rsid w:val="00B95BF0"/>
    <w:rsid w:val="00B97F2B"/>
    <w:rsid w:val="00B97FCA"/>
    <w:rsid w:val="00BA0475"/>
    <w:rsid w:val="00BA09EB"/>
    <w:rsid w:val="00BA1496"/>
    <w:rsid w:val="00BA1E86"/>
    <w:rsid w:val="00BA402B"/>
    <w:rsid w:val="00BA51C7"/>
    <w:rsid w:val="00BA543E"/>
    <w:rsid w:val="00BA6DC2"/>
    <w:rsid w:val="00BB003C"/>
    <w:rsid w:val="00BB01E1"/>
    <w:rsid w:val="00BB0402"/>
    <w:rsid w:val="00BB0463"/>
    <w:rsid w:val="00BB1FC4"/>
    <w:rsid w:val="00BB23A7"/>
    <w:rsid w:val="00BB2D82"/>
    <w:rsid w:val="00BB3D50"/>
    <w:rsid w:val="00BB4205"/>
    <w:rsid w:val="00BB4F83"/>
    <w:rsid w:val="00BB5086"/>
    <w:rsid w:val="00BB6EBA"/>
    <w:rsid w:val="00BC0A94"/>
    <w:rsid w:val="00BC0EDB"/>
    <w:rsid w:val="00BC0F82"/>
    <w:rsid w:val="00BC1A5E"/>
    <w:rsid w:val="00BC1ABD"/>
    <w:rsid w:val="00BC2C30"/>
    <w:rsid w:val="00BC2FB1"/>
    <w:rsid w:val="00BC4024"/>
    <w:rsid w:val="00BC4356"/>
    <w:rsid w:val="00BC5F69"/>
    <w:rsid w:val="00BC6A0F"/>
    <w:rsid w:val="00BC6C7A"/>
    <w:rsid w:val="00BC6CC2"/>
    <w:rsid w:val="00BC72C1"/>
    <w:rsid w:val="00BD2A59"/>
    <w:rsid w:val="00BD2D61"/>
    <w:rsid w:val="00BD2F7E"/>
    <w:rsid w:val="00BD3C07"/>
    <w:rsid w:val="00BD3E2F"/>
    <w:rsid w:val="00BD4018"/>
    <w:rsid w:val="00BD4328"/>
    <w:rsid w:val="00BD48E4"/>
    <w:rsid w:val="00BD4B05"/>
    <w:rsid w:val="00BD5003"/>
    <w:rsid w:val="00BD66EB"/>
    <w:rsid w:val="00BD6ADD"/>
    <w:rsid w:val="00BD71D3"/>
    <w:rsid w:val="00BE0F2C"/>
    <w:rsid w:val="00BE1FDB"/>
    <w:rsid w:val="00BE2859"/>
    <w:rsid w:val="00BE30B4"/>
    <w:rsid w:val="00BE3163"/>
    <w:rsid w:val="00BE3A70"/>
    <w:rsid w:val="00BE4051"/>
    <w:rsid w:val="00BE5473"/>
    <w:rsid w:val="00BE6386"/>
    <w:rsid w:val="00BE6431"/>
    <w:rsid w:val="00BE7BFA"/>
    <w:rsid w:val="00BF0A59"/>
    <w:rsid w:val="00BF0DE5"/>
    <w:rsid w:val="00BF1226"/>
    <w:rsid w:val="00BF137C"/>
    <w:rsid w:val="00BF13AE"/>
    <w:rsid w:val="00BF22F1"/>
    <w:rsid w:val="00BF30FC"/>
    <w:rsid w:val="00BF4158"/>
    <w:rsid w:val="00BF48CF"/>
    <w:rsid w:val="00BF48D7"/>
    <w:rsid w:val="00BF52F4"/>
    <w:rsid w:val="00BF5843"/>
    <w:rsid w:val="00BF6A63"/>
    <w:rsid w:val="00BF770A"/>
    <w:rsid w:val="00BF7C30"/>
    <w:rsid w:val="00C0074A"/>
    <w:rsid w:val="00C0188B"/>
    <w:rsid w:val="00C01B37"/>
    <w:rsid w:val="00C01D48"/>
    <w:rsid w:val="00C021D6"/>
    <w:rsid w:val="00C02653"/>
    <w:rsid w:val="00C03009"/>
    <w:rsid w:val="00C0340F"/>
    <w:rsid w:val="00C03718"/>
    <w:rsid w:val="00C039EA"/>
    <w:rsid w:val="00C0415F"/>
    <w:rsid w:val="00C05CFE"/>
    <w:rsid w:val="00C06804"/>
    <w:rsid w:val="00C07168"/>
    <w:rsid w:val="00C073B8"/>
    <w:rsid w:val="00C07E97"/>
    <w:rsid w:val="00C07ECF"/>
    <w:rsid w:val="00C10760"/>
    <w:rsid w:val="00C12340"/>
    <w:rsid w:val="00C12760"/>
    <w:rsid w:val="00C12C56"/>
    <w:rsid w:val="00C144D6"/>
    <w:rsid w:val="00C14B80"/>
    <w:rsid w:val="00C15011"/>
    <w:rsid w:val="00C15347"/>
    <w:rsid w:val="00C15748"/>
    <w:rsid w:val="00C15BAE"/>
    <w:rsid w:val="00C15DD7"/>
    <w:rsid w:val="00C167D3"/>
    <w:rsid w:val="00C16A9F"/>
    <w:rsid w:val="00C205AC"/>
    <w:rsid w:val="00C20F33"/>
    <w:rsid w:val="00C224CB"/>
    <w:rsid w:val="00C2270D"/>
    <w:rsid w:val="00C23261"/>
    <w:rsid w:val="00C234C0"/>
    <w:rsid w:val="00C23DB6"/>
    <w:rsid w:val="00C25416"/>
    <w:rsid w:val="00C257C9"/>
    <w:rsid w:val="00C263BC"/>
    <w:rsid w:val="00C27225"/>
    <w:rsid w:val="00C276A1"/>
    <w:rsid w:val="00C302E5"/>
    <w:rsid w:val="00C31A47"/>
    <w:rsid w:val="00C3201B"/>
    <w:rsid w:val="00C321FC"/>
    <w:rsid w:val="00C32EAC"/>
    <w:rsid w:val="00C3395D"/>
    <w:rsid w:val="00C34CF0"/>
    <w:rsid w:val="00C36EA6"/>
    <w:rsid w:val="00C40126"/>
    <w:rsid w:val="00C41867"/>
    <w:rsid w:val="00C42B2C"/>
    <w:rsid w:val="00C43097"/>
    <w:rsid w:val="00C445AB"/>
    <w:rsid w:val="00C46C7A"/>
    <w:rsid w:val="00C46D7A"/>
    <w:rsid w:val="00C47832"/>
    <w:rsid w:val="00C47BAF"/>
    <w:rsid w:val="00C508EA"/>
    <w:rsid w:val="00C509F3"/>
    <w:rsid w:val="00C50A93"/>
    <w:rsid w:val="00C50CBC"/>
    <w:rsid w:val="00C5198D"/>
    <w:rsid w:val="00C519C8"/>
    <w:rsid w:val="00C5228D"/>
    <w:rsid w:val="00C52547"/>
    <w:rsid w:val="00C52987"/>
    <w:rsid w:val="00C529F9"/>
    <w:rsid w:val="00C53112"/>
    <w:rsid w:val="00C5312E"/>
    <w:rsid w:val="00C542C8"/>
    <w:rsid w:val="00C54998"/>
    <w:rsid w:val="00C55C70"/>
    <w:rsid w:val="00C57160"/>
    <w:rsid w:val="00C571D5"/>
    <w:rsid w:val="00C57CED"/>
    <w:rsid w:val="00C57EB5"/>
    <w:rsid w:val="00C605EA"/>
    <w:rsid w:val="00C60ED8"/>
    <w:rsid w:val="00C60F48"/>
    <w:rsid w:val="00C61322"/>
    <w:rsid w:val="00C61AA8"/>
    <w:rsid w:val="00C61E68"/>
    <w:rsid w:val="00C622AC"/>
    <w:rsid w:val="00C631AA"/>
    <w:rsid w:val="00C632AA"/>
    <w:rsid w:val="00C63948"/>
    <w:rsid w:val="00C63A8C"/>
    <w:rsid w:val="00C63C21"/>
    <w:rsid w:val="00C63C89"/>
    <w:rsid w:val="00C64AA7"/>
    <w:rsid w:val="00C64BA8"/>
    <w:rsid w:val="00C64D82"/>
    <w:rsid w:val="00C651F1"/>
    <w:rsid w:val="00C66212"/>
    <w:rsid w:val="00C7147D"/>
    <w:rsid w:val="00C71730"/>
    <w:rsid w:val="00C71C0A"/>
    <w:rsid w:val="00C73698"/>
    <w:rsid w:val="00C73A29"/>
    <w:rsid w:val="00C75126"/>
    <w:rsid w:val="00C75832"/>
    <w:rsid w:val="00C758FF"/>
    <w:rsid w:val="00C76BFD"/>
    <w:rsid w:val="00C76E0E"/>
    <w:rsid w:val="00C77724"/>
    <w:rsid w:val="00C8051A"/>
    <w:rsid w:val="00C80A1D"/>
    <w:rsid w:val="00C80D34"/>
    <w:rsid w:val="00C80EFE"/>
    <w:rsid w:val="00C81D1C"/>
    <w:rsid w:val="00C81EAB"/>
    <w:rsid w:val="00C83413"/>
    <w:rsid w:val="00C834D4"/>
    <w:rsid w:val="00C84512"/>
    <w:rsid w:val="00C861CB"/>
    <w:rsid w:val="00C864DB"/>
    <w:rsid w:val="00C868B9"/>
    <w:rsid w:val="00C86CC1"/>
    <w:rsid w:val="00C91920"/>
    <w:rsid w:val="00C91C45"/>
    <w:rsid w:val="00C91EFE"/>
    <w:rsid w:val="00C92560"/>
    <w:rsid w:val="00C92849"/>
    <w:rsid w:val="00C936D2"/>
    <w:rsid w:val="00C9389E"/>
    <w:rsid w:val="00C93A77"/>
    <w:rsid w:val="00C95DD4"/>
    <w:rsid w:val="00C979E1"/>
    <w:rsid w:val="00C97B8C"/>
    <w:rsid w:val="00CA0C41"/>
    <w:rsid w:val="00CA12A1"/>
    <w:rsid w:val="00CA26C6"/>
    <w:rsid w:val="00CA3413"/>
    <w:rsid w:val="00CA4E49"/>
    <w:rsid w:val="00CA4EF2"/>
    <w:rsid w:val="00CA6460"/>
    <w:rsid w:val="00CA7CED"/>
    <w:rsid w:val="00CA7E33"/>
    <w:rsid w:val="00CA7FFB"/>
    <w:rsid w:val="00CB183C"/>
    <w:rsid w:val="00CB2828"/>
    <w:rsid w:val="00CB2ACD"/>
    <w:rsid w:val="00CB4C66"/>
    <w:rsid w:val="00CB5257"/>
    <w:rsid w:val="00CB5260"/>
    <w:rsid w:val="00CB5922"/>
    <w:rsid w:val="00CB5A68"/>
    <w:rsid w:val="00CB658B"/>
    <w:rsid w:val="00CC0339"/>
    <w:rsid w:val="00CC040F"/>
    <w:rsid w:val="00CC0802"/>
    <w:rsid w:val="00CC0B8F"/>
    <w:rsid w:val="00CC1AD7"/>
    <w:rsid w:val="00CC2523"/>
    <w:rsid w:val="00CC288C"/>
    <w:rsid w:val="00CC2A20"/>
    <w:rsid w:val="00CC2FFF"/>
    <w:rsid w:val="00CC32B9"/>
    <w:rsid w:val="00CC3985"/>
    <w:rsid w:val="00CC3BAB"/>
    <w:rsid w:val="00CC4A09"/>
    <w:rsid w:val="00CC4ED4"/>
    <w:rsid w:val="00CC52D3"/>
    <w:rsid w:val="00CC55E3"/>
    <w:rsid w:val="00CC5D67"/>
    <w:rsid w:val="00CC68BC"/>
    <w:rsid w:val="00CC7434"/>
    <w:rsid w:val="00CC773C"/>
    <w:rsid w:val="00CC7F75"/>
    <w:rsid w:val="00CD0DC4"/>
    <w:rsid w:val="00CD1485"/>
    <w:rsid w:val="00CD1BEC"/>
    <w:rsid w:val="00CD209E"/>
    <w:rsid w:val="00CD2B05"/>
    <w:rsid w:val="00CD2F70"/>
    <w:rsid w:val="00CD3A37"/>
    <w:rsid w:val="00CD3BA2"/>
    <w:rsid w:val="00CD47C0"/>
    <w:rsid w:val="00CD4ED5"/>
    <w:rsid w:val="00CD5134"/>
    <w:rsid w:val="00CD5303"/>
    <w:rsid w:val="00CD5FDB"/>
    <w:rsid w:val="00CD600E"/>
    <w:rsid w:val="00CD6C00"/>
    <w:rsid w:val="00CD7B20"/>
    <w:rsid w:val="00CE0D36"/>
    <w:rsid w:val="00CE10A9"/>
    <w:rsid w:val="00CE1251"/>
    <w:rsid w:val="00CE2471"/>
    <w:rsid w:val="00CE2521"/>
    <w:rsid w:val="00CE2A38"/>
    <w:rsid w:val="00CE2DD7"/>
    <w:rsid w:val="00CE3348"/>
    <w:rsid w:val="00CE3BD9"/>
    <w:rsid w:val="00CE5958"/>
    <w:rsid w:val="00CE6706"/>
    <w:rsid w:val="00CE690B"/>
    <w:rsid w:val="00CE7A33"/>
    <w:rsid w:val="00CF0A9B"/>
    <w:rsid w:val="00CF15CE"/>
    <w:rsid w:val="00CF1B12"/>
    <w:rsid w:val="00CF1B34"/>
    <w:rsid w:val="00CF1EB5"/>
    <w:rsid w:val="00CF2112"/>
    <w:rsid w:val="00CF25C9"/>
    <w:rsid w:val="00CF2719"/>
    <w:rsid w:val="00CF37F2"/>
    <w:rsid w:val="00CF45E1"/>
    <w:rsid w:val="00CF4BA7"/>
    <w:rsid w:val="00CF4C22"/>
    <w:rsid w:val="00CF5D08"/>
    <w:rsid w:val="00CF5D65"/>
    <w:rsid w:val="00CF71F9"/>
    <w:rsid w:val="00CF75E5"/>
    <w:rsid w:val="00CF7F1D"/>
    <w:rsid w:val="00D01792"/>
    <w:rsid w:val="00D017D8"/>
    <w:rsid w:val="00D01913"/>
    <w:rsid w:val="00D0194C"/>
    <w:rsid w:val="00D023C3"/>
    <w:rsid w:val="00D024BC"/>
    <w:rsid w:val="00D0288D"/>
    <w:rsid w:val="00D02C77"/>
    <w:rsid w:val="00D039AF"/>
    <w:rsid w:val="00D039F2"/>
    <w:rsid w:val="00D0421E"/>
    <w:rsid w:val="00D04387"/>
    <w:rsid w:val="00D04A94"/>
    <w:rsid w:val="00D05086"/>
    <w:rsid w:val="00D0511C"/>
    <w:rsid w:val="00D0558E"/>
    <w:rsid w:val="00D062F8"/>
    <w:rsid w:val="00D064E8"/>
    <w:rsid w:val="00D06ABC"/>
    <w:rsid w:val="00D06F1D"/>
    <w:rsid w:val="00D07581"/>
    <w:rsid w:val="00D10011"/>
    <w:rsid w:val="00D10DE1"/>
    <w:rsid w:val="00D118CE"/>
    <w:rsid w:val="00D13258"/>
    <w:rsid w:val="00D14343"/>
    <w:rsid w:val="00D14E76"/>
    <w:rsid w:val="00D14EE1"/>
    <w:rsid w:val="00D15712"/>
    <w:rsid w:val="00D165AD"/>
    <w:rsid w:val="00D16E2B"/>
    <w:rsid w:val="00D172A5"/>
    <w:rsid w:val="00D17417"/>
    <w:rsid w:val="00D17630"/>
    <w:rsid w:val="00D17FA9"/>
    <w:rsid w:val="00D20292"/>
    <w:rsid w:val="00D20DD0"/>
    <w:rsid w:val="00D221E2"/>
    <w:rsid w:val="00D22CD1"/>
    <w:rsid w:val="00D2452A"/>
    <w:rsid w:val="00D256DF"/>
    <w:rsid w:val="00D26332"/>
    <w:rsid w:val="00D2702B"/>
    <w:rsid w:val="00D27549"/>
    <w:rsid w:val="00D309FD"/>
    <w:rsid w:val="00D3136E"/>
    <w:rsid w:val="00D3217F"/>
    <w:rsid w:val="00D32611"/>
    <w:rsid w:val="00D32F73"/>
    <w:rsid w:val="00D3353F"/>
    <w:rsid w:val="00D33608"/>
    <w:rsid w:val="00D339C5"/>
    <w:rsid w:val="00D33B93"/>
    <w:rsid w:val="00D33DEF"/>
    <w:rsid w:val="00D352A9"/>
    <w:rsid w:val="00D358AD"/>
    <w:rsid w:val="00D362E3"/>
    <w:rsid w:val="00D36A2C"/>
    <w:rsid w:val="00D36AC2"/>
    <w:rsid w:val="00D37D00"/>
    <w:rsid w:val="00D40241"/>
    <w:rsid w:val="00D40947"/>
    <w:rsid w:val="00D41524"/>
    <w:rsid w:val="00D4154E"/>
    <w:rsid w:val="00D4163D"/>
    <w:rsid w:val="00D42153"/>
    <w:rsid w:val="00D42C1C"/>
    <w:rsid w:val="00D42F0E"/>
    <w:rsid w:val="00D43944"/>
    <w:rsid w:val="00D44225"/>
    <w:rsid w:val="00D4489A"/>
    <w:rsid w:val="00D44C3E"/>
    <w:rsid w:val="00D46386"/>
    <w:rsid w:val="00D46F9C"/>
    <w:rsid w:val="00D500D4"/>
    <w:rsid w:val="00D50ABB"/>
    <w:rsid w:val="00D52AA1"/>
    <w:rsid w:val="00D548AF"/>
    <w:rsid w:val="00D54ABC"/>
    <w:rsid w:val="00D55075"/>
    <w:rsid w:val="00D551E4"/>
    <w:rsid w:val="00D551F0"/>
    <w:rsid w:val="00D55360"/>
    <w:rsid w:val="00D56D45"/>
    <w:rsid w:val="00D5740B"/>
    <w:rsid w:val="00D5767C"/>
    <w:rsid w:val="00D605A1"/>
    <w:rsid w:val="00D60A49"/>
    <w:rsid w:val="00D60D5F"/>
    <w:rsid w:val="00D62366"/>
    <w:rsid w:val="00D625FE"/>
    <w:rsid w:val="00D62854"/>
    <w:rsid w:val="00D63BD5"/>
    <w:rsid w:val="00D63C8A"/>
    <w:rsid w:val="00D63FF2"/>
    <w:rsid w:val="00D64B41"/>
    <w:rsid w:val="00D6542E"/>
    <w:rsid w:val="00D6675A"/>
    <w:rsid w:val="00D6675F"/>
    <w:rsid w:val="00D66F90"/>
    <w:rsid w:val="00D6703C"/>
    <w:rsid w:val="00D6709F"/>
    <w:rsid w:val="00D67318"/>
    <w:rsid w:val="00D71315"/>
    <w:rsid w:val="00D713A1"/>
    <w:rsid w:val="00D71B44"/>
    <w:rsid w:val="00D722EA"/>
    <w:rsid w:val="00D72B85"/>
    <w:rsid w:val="00D734BF"/>
    <w:rsid w:val="00D749E1"/>
    <w:rsid w:val="00D751CA"/>
    <w:rsid w:val="00D76461"/>
    <w:rsid w:val="00D76F26"/>
    <w:rsid w:val="00D772EC"/>
    <w:rsid w:val="00D7771B"/>
    <w:rsid w:val="00D812A5"/>
    <w:rsid w:val="00D8163D"/>
    <w:rsid w:val="00D82BC2"/>
    <w:rsid w:val="00D83602"/>
    <w:rsid w:val="00D84076"/>
    <w:rsid w:val="00D84BB8"/>
    <w:rsid w:val="00D86414"/>
    <w:rsid w:val="00D86C63"/>
    <w:rsid w:val="00D917F9"/>
    <w:rsid w:val="00D91B89"/>
    <w:rsid w:val="00D9204F"/>
    <w:rsid w:val="00D926AE"/>
    <w:rsid w:val="00D93294"/>
    <w:rsid w:val="00D93E03"/>
    <w:rsid w:val="00D9491A"/>
    <w:rsid w:val="00D953BC"/>
    <w:rsid w:val="00D955A4"/>
    <w:rsid w:val="00D96F30"/>
    <w:rsid w:val="00D97BB7"/>
    <w:rsid w:val="00DA0851"/>
    <w:rsid w:val="00DA0D09"/>
    <w:rsid w:val="00DA1283"/>
    <w:rsid w:val="00DA26A5"/>
    <w:rsid w:val="00DA356D"/>
    <w:rsid w:val="00DA5D15"/>
    <w:rsid w:val="00DA616D"/>
    <w:rsid w:val="00DA793D"/>
    <w:rsid w:val="00DB1D66"/>
    <w:rsid w:val="00DB296E"/>
    <w:rsid w:val="00DB2A96"/>
    <w:rsid w:val="00DB2D95"/>
    <w:rsid w:val="00DB3055"/>
    <w:rsid w:val="00DB3AA0"/>
    <w:rsid w:val="00DB4856"/>
    <w:rsid w:val="00DB564C"/>
    <w:rsid w:val="00DB59AF"/>
    <w:rsid w:val="00DB6465"/>
    <w:rsid w:val="00DB6BC3"/>
    <w:rsid w:val="00DB75B6"/>
    <w:rsid w:val="00DB78A4"/>
    <w:rsid w:val="00DB7E9F"/>
    <w:rsid w:val="00DC0101"/>
    <w:rsid w:val="00DC06FE"/>
    <w:rsid w:val="00DC1D49"/>
    <w:rsid w:val="00DC2C10"/>
    <w:rsid w:val="00DC3665"/>
    <w:rsid w:val="00DC3EAC"/>
    <w:rsid w:val="00DC4AA7"/>
    <w:rsid w:val="00DC4DE8"/>
    <w:rsid w:val="00DC523B"/>
    <w:rsid w:val="00DC5637"/>
    <w:rsid w:val="00DC5667"/>
    <w:rsid w:val="00DC5A3A"/>
    <w:rsid w:val="00DC68FD"/>
    <w:rsid w:val="00DC6D49"/>
    <w:rsid w:val="00DC753D"/>
    <w:rsid w:val="00DD0586"/>
    <w:rsid w:val="00DD1DAE"/>
    <w:rsid w:val="00DD251D"/>
    <w:rsid w:val="00DD27BF"/>
    <w:rsid w:val="00DD293D"/>
    <w:rsid w:val="00DD3A8C"/>
    <w:rsid w:val="00DD3F52"/>
    <w:rsid w:val="00DD4318"/>
    <w:rsid w:val="00DD4858"/>
    <w:rsid w:val="00DD540C"/>
    <w:rsid w:val="00DD628D"/>
    <w:rsid w:val="00DD6699"/>
    <w:rsid w:val="00DD6A1B"/>
    <w:rsid w:val="00DE06E8"/>
    <w:rsid w:val="00DE0B2B"/>
    <w:rsid w:val="00DE0B6E"/>
    <w:rsid w:val="00DE0D13"/>
    <w:rsid w:val="00DE1853"/>
    <w:rsid w:val="00DE1EB1"/>
    <w:rsid w:val="00DE285A"/>
    <w:rsid w:val="00DE294E"/>
    <w:rsid w:val="00DE5502"/>
    <w:rsid w:val="00DE66BE"/>
    <w:rsid w:val="00DE6753"/>
    <w:rsid w:val="00DE6D5F"/>
    <w:rsid w:val="00DE7A16"/>
    <w:rsid w:val="00DF0F94"/>
    <w:rsid w:val="00DF1639"/>
    <w:rsid w:val="00DF1B6E"/>
    <w:rsid w:val="00DF21F6"/>
    <w:rsid w:val="00DF2CC7"/>
    <w:rsid w:val="00DF3262"/>
    <w:rsid w:val="00DF3570"/>
    <w:rsid w:val="00DF43FC"/>
    <w:rsid w:val="00DF4806"/>
    <w:rsid w:val="00DF52F5"/>
    <w:rsid w:val="00DF5D06"/>
    <w:rsid w:val="00DF63B7"/>
    <w:rsid w:val="00DF65B8"/>
    <w:rsid w:val="00DF6F9A"/>
    <w:rsid w:val="00DF70E0"/>
    <w:rsid w:val="00DF7901"/>
    <w:rsid w:val="00DF7EB0"/>
    <w:rsid w:val="00E013C9"/>
    <w:rsid w:val="00E01411"/>
    <w:rsid w:val="00E01473"/>
    <w:rsid w:val="00E0195B"/>
    <w:rsid w:val="00E01C45"/>
    <w:rsid w:val="00E02027"/>
    <w:rsid w:val="00E02B67"/>
    <w:rsid w:val="00E02C50"/>
    <w:rsid w:val="00E02F31"/>
    <w:rsid w:val="00E03D12"/>
    <w:rsid w:val="00E04218"/>
    <w:rsid w:val="00E05DB2"/>
    <w:rsid w:val="00E05FCF"/>
    <w:rsid w:val="00E06653"/>
    <w:rsid w:val="00E06AA2"/>
    <w:rsid w:val="00E06C3D"/>
    <w:rsid w:val="00E07C6A"/>
    <w:rsid w:val="00E1037D"/>
    <w:rsid w:val="00E10728"/>
    <w:rsid w:val="00E10996"/>
    <w:rsid w:val="00E11708"/>
    <w:rsid w:val="00E11C19"/>
    <w:rsid w:val="00E13BD2"/>
    <w:rsid w:val="00E13D74"/>
    <w:rsid w:val="00E13ED3"/>
    <w:rsid w:val="00E1480F"/>
    <w:rsid w:val="00E14D4C"/>
    <w:rsid w:val="00E14D8C"/>
    <w:rsid w:val="00E14F48"/>
    <w:rsid w:val="00E15198"/>
    <w:rsid w:val="00E16ADE"/>
    <w:rsid w:val="00E177D5"/>
    <w:rsid w:val="00E20117"/>
    <w:rsid w:val="00E20316"/>
    <w:rsid w:val="00E2118B"/>
    <w:rsid w:val="00E21BBE"/>
    <w:rsid w:val="00E21D91"/>
    <w:rsid w:val="00E22A92"/>
    <w:rsid w:val="00E2377E"/>
    <w:rsid w:val="00E248F1"/>
    <w:rsid w:val="00E25287"/>
    <w:rsid w:val="00E253D2"/>
    <w:rsid w:val="00E27294"/>
    <w:rsid w:val="00E300EB"/>
    <w:rsid w:val="00E308D4"/>
    <w:rsid w:val="00E30955"/>
    <w:rsid w:val="00E31641"/>
    <w:rsid w:val="00E31931"/>
    <w:rsid w:val="00E31A4E"/>
    <w:rsid w:val="00E32B8E"/>
    <w:rsid w:val="00E35AC8"/>
    <w:rsid w:val="00E363FE"/>
    <w:rsid w:val="00E3674A"/>
    <w:rsid w:val="00E37375"/>
    <w:rsid w:val="00E373A3"/>
    <w:rsid w:val="00E37742"/>
    <w:rsid w:val="00E40DB7"/>
    <w:rsid w:val="00E418D1"/>
    <w:rsid w:val="00E41BA6"/>
    <w:rsid w:val="00E42390"/>
    <w:rsid w:val="00E4266D"/>
    <w:rsid w:val="00E43305"/>
    <w:rsid w:val="00E44794"/>
    <w:rsid w:val="00E44A35"/>
    <w:rsid w:val="00E453E7"/>
    <w:rsid w:val="00E454D8"/>
    <w:rsid w:val="00E458F0"/>
    <w:rsid w:val="00E46B88"/>
    <w:rsid w:val="00E46E34"/>
    <w:rsid w:val="00E4710F"/>
    <w:rsid w:val="00E47780"/>
    <w:rsid w:val="00E5085A"/>
    <w:rsid w:val="00E509CF"/>
    <w:rsid w:val="00E50B64"/>
    <w:rsid w:val="00E50BBE"/>
    <w:rsid w:val="00E5178F"/>
    <w:rsid w:val="00E5188F"/>
    <w:rsid w:val="00E519D2"/>
    <w:rsid w:val="00E51C4F"/>
    <w:rsid w:val="00E51F39"/>
    <w:rsid w:val="00E52298"/>
    <w:rsid w:val="00E52FE7"/>
    <w:rsid w:val="00E530DE"/>
    <w:rsid w:val="00E53570"/>
    <w:rsid w:val="00E53619"/>
    <w:rsid w:val="00E54450"/>
    <w:rsid w:val="00E54A7B"/>
    <w:rsid w:val="00E55191"/>
    <w:rsid w:val="00E553E0"/>
    <w:rsid w:val="00E55736"/>
    <w:rsid w:val="00E55C85"/>
    <w:rsid w:val="00E55DC3"/>
    <w:rsid w:val="00E56090"/>
    <w:rsid w:val="00E56923"/>
    <w:rsid w:val="00E56EFD"/>
    <w:rsid w:val="00E60874"/>
    <w:rsid w:val="00E609CA"/>
    <w:rsid w:val="00E61E65"/>
    <w:rsid w:val="00E62F73"/>
    <w:rsid w:val="00E63595"/>
    <w:rsid w:val="00E63C0E"/>
    <w:rsid w:val="00E672BD"/>
    <w:rsid w:val="00E674B8"/>
    <w:rsid w:val="00E676A4"/>
    <w:rsid w:val="00E676FE"/>
    <w:rsid w:val="00E67C60"/>
    <w:rsid w:val="00E70BDE"/>
    <w:rsid w:val="00E70CAF"/>
    <w:rsid w:val="00E70D2B"/>
    <w:rsid w:val="00E7134C"/>
    <w:rsid w:val="00E71E99"/>
    <w:rsid w:val="00E724A6"/>
    <w:rsid w:val="00E74AA8"/>
    <w:rsid w:val="00E74B1A"/>
    <w:rsid w:val="00E75523"/>
    <w:rsid w:val="00E75915"/>
    <w:rsid w:val="00E75B0F"/>
    <w:rsid w:val="00E75DD8"/>
    <w:rsid w:val="00E76322"/>
    <w:rsid w:val="00E764AE"/>
    <w:rsid w:val="00E77339"/>
    <w:rsid w:val="00E77838"/>
    <w:rsid w:val="00E77A26"/>
    <w:rsid w:val="00E77EEF"/>
    <w:rsid w:val="00E80C06"/>
    <w:rsid w:val="00E80C7B"/>
    <w:rsid w:val="00E81C2E"/>
    <w:rsid w:val="00E81E53"/>
    <w:rsid w:val="00E82FBE"/>
    <w:rsid w:val="00E8307D"/>
    <w:rsid w:val="00E85C85"/>
    <w:rsid w:val="00E864F0"/>
    <w:rsid w:val="00E86973"/>
    <w:rsid w:val="00E90258"/>
    <w:rsid w:val="00E90B91"/>
    <w:rsid w:val="00E90D81"/>
    <w:rsid w:val="00E9227B"/>
    <w:rsid w:val="00E92486"/>
    <w:rsid w:val="00E92ABE"/>
    <w:rsid w:val="00E92DBB"/>
    <w:rsid w:val="00E93931"/>
    <w:rsid w:val="00E93F70"/>
    <w:rsid w:val="00E9478A"/>
    <w:rsid w:val="00E94923"/>
    <w:rsid w:val="00E95349"/>
    <w:rsid w:val="00E956CB"/>
    <w:rsid w:val="00E958AF"/>
    <w:rsid w:val="00E95981"/>
    <w:rsid w:val="00E9603B"/>
    <w:rsid w:val="00E96E7C"/>
    <w:rsid w:val="00EA0110"/>
    <w:rsid w:val="00EA2726"/>
    <w:rsid w:val="00EA3046"/>
    <w:rsid w:val="00EA3BAD"/>
    <w:rsid w:val="00EA55ED"/>
    <w:rsid w:val="00EA78EB"/>
    <w:rsid w:val="00EB04C4"/>
    <w:rsid w:val="00EB066A"/>
    <w:rsid w:val="00EB1369"/>
    <w:rsid w:val="00EB13D2"/>
    <w:rsid w:val="00EB2603"/>
    <w:rsid w:val="00EB4840"/>
    <w:rsid w:val="00EB50F4"/>
    <w:rsid w:val="00EB59E4"/>
    <w:rsid w:val="00EB5BB8"/>
    <w:rsid w:val="00EB61FF"/>
    <w:rsid w:val="00EB68B9"/>
    <w:rsid w:val="00EB6B68"/>
    <w:rsid w:val="00EC0008"/>
    <w:rsid w:val="00EC0925"/>
    <w:rsid w:val="00EC1045"/>
    <w:rsid w:val="00EC304C"/>
    <w:rsid w:val="00EC3BAF"/>
    <w:rsid w:val="00EC3E34"/>
    <w:rsid w:val="00EC413D"/>
    <w:rsid w:val="00EC4509"/>
    <w:rsid w:val="00EC7410"/>
    <w:rsid w:val="00EC7604"/>
    <w:rsid w:val="00ED0E21"/>
    <w:rsid w:val="00ED1CAA"/>
    <w:rsid w:val="00ED212D"/>
    <w:rsid w:val="00ED28D6"/>
    <w:rsid w:val="00ED2F7B"/>
    <w:rsid w:val="00ED3105"/>
    <w:rsid w:val="00ED329E"/>
    <w:rsid w:val="00ED3960"/>
    <w:rsid w:val="00ED3C79"/>
    <w:rsid w:val="00ED4A80"/>
    <w:rsid w:val="00ED4C3F"/>
    <w:rsid w:val="00ED5543"/>
    <w:rsid w:val="00ED56E5"/>
    <w:rsid w:val="00ED5920"/>
    <w:rsid w:val="00ED6572"/>
    <w:rsid w:val="00ED721A"/>
    <w:rsid w:val="00ED7570"/>
    <w:rsid w:val="00ED7D08"/>
    <w:rsid w:val="00EE265F"/>
    <w:rsid w:val="00EE2ED7"/>
    <w:rsid w:val="00EE2F45"/>
    <w:rsid w:val="00EE3EB3"/>
    <w:rsid w:val="00EE4526"/>
    <w:rsid w:val="00EE6938"/>
    <w:rsid w:val="00EF04CE"/>
    <w:rsid w:val="00EF0DEC"/>
    <w:rsid w:val="00EF1F26"/>
    <w:rsid w:val="00EF22A7"/>
    <w:rsid w:val="00EF3AB9"/>
    <w:rsid w:val="00EF3CD1"/>
    <w:rsid w:val="00EF4296"/>
    <w:rsid w:val="00EF674E"/>
    <w:rsid w:val="00EF74D0"/>
    <w:rsid w:val="00EF782D"/>
    <w:rsid w:val="00F00EC8"/>
    <w:rsid w:val="00F021B2"/>
    <w:rsid w:val="00F02D90"/>
    <w:rsid w:val="00F03D08"/>
    <w:rsid w:val="00F04576"/>
    <w:rsid w:val="00F04992"/>
    <w:rsid w:val="00F04E9C"/>
    <w:rsid w:val="00F04F26"/>
    <w:rsid w:val="00F04FE4"/>
    <w:rsid w:val="00F0516B"/>
    <w:rsid w:val="00F05F04"/>
    <w:rsid w:val="00F06428"/>
    <w:rsid w:val="00F06B20"/>
    <w:rsid w:val="00F06B47"/>
    <w:rsid w:val="00F0719C"/>
    <w:rsid w:val="00F0752E"/>
    <w:rsid w:val="00F07847"/>
    <w:rsid w:val="00F07911"/>
    <w:rsid w:val="00F07F30"/>
    <w:rsid w:val="00F1007D"/>
    <w:rsid w:val="00F100BF"/>
    <w:rsid w:val="00F10244"/>
    <w:rsid w:val="00F108C6"/>
    <w:rsid w:val="00F117ED"/>
    <w:rsid w:val="00F11974"/>
    <w:rsid w:val="00F12082"/>
    <w:rsid w:val="00F14159"/>
    <w:rsid w:val="00F1580F"/>
    <w:rsid w:val="00F16494"/>
    <w:rsid w:val="00F2176E"/>
    <w:rsid w:val="00F219D7"/>
    <w:rsid w:val="00F21DFC"/>
    <w:rsid w:val="00F22622"/>
    <w:rsid w:val="00F23276"/>
    <w:rsid w:val="00F2344D"/>
    <w:rsid w:val="00F235CD"/>
    <w:rsid w:val="00F236E9"/>
    <w:rsid w:val="00F23C26"/>
    <w:rsid w:val="00F2405F"/>
    <w:rsid w:val="00F24191"/>
    <w:rsid w:val="00F241AD"/>
    <w:rsid w:val="00F244F3"/>
    <w:rsid w:val="00F24A87"/>
    <w:rsid w:val="00F250B1"/>
    <w:rsid w:val="00F25DE0"/>
    <w:rsid w:val="00F260CD"/>
    <w:rsid w:val="00F265C9"/>
    <w:rsid w:val="00F27AE8"/>
    <w:rsid w:val="00F30FE4"/>
    <w:rsid w:val="00F314E4"/>
    <w:rsid w:val="00F316AF"/>
    <w:rsid w:val="00F317E5"/>
    <w:rsid w:val="00F3183F"/>
    <w:rsid w:val="00F31861"/>
    <w:rsid w:val="00F31F9D"/>
    <w:rsid w:val="00F32392"/>
    <w:rsid w:val="00F328E1"/>
    <w:rsid w:val="00F32A40"/>
    <w:rsid w:val="00F333AC"/>
    <w:rsid w:val="00F33B58"/>
    <w:rsid w:val="00F33D50"/>
    <w:rsid w:val="00F34056"/>
    <w:rsid w:val="00F34D90"/>
    <w:rsid w:val="00F35BA4"/>
    <w:rsid w:val="00F35DB0"/>
    <w:rsid w:val="00F36545"/>
    <w:rsid w:val="00F401E3"/>
    <w:rsid w:val="00F401F7"/>
    <w:rsid w:val="00F40B13"/>
    <w:rsid w:val="00F41473"/>
    <w:rsid w:val="00F420C3"/>
    <w:rsid w:val="00F42D3F"/>
    <w:rsid w:val="00F437D9"/>
    <w:rsid w:val="00F44207"/>
    <w:rsid w:val="00F45061"/>
    <w:rsid w:val="00F4532E"/>
    <w:rsid w:val="00F470BF"/>
    <w:rsid w:val="00F47447"/>
    <w:rsid w:val="00F4781D"/>
    <w:rsid w:val="00F47C1E"/>
    <w:rsid w:val="00F516D6"/>
    <w:rsid w:val="00F51DA6"/>
    <w:rsid w:val="00F52429"/>
    <w:rsid w:val="00F525C1"/>
    <w:rsid w:val="00F532B6"/>
    <w:rsid w:val="00F54B7F"/>
    <w:rsid w:val="00F561AF"/>
    <w:rsid w:val="00F574AC"/>
    <w:rsid w:val="00F605AA"/>
    <w:rsid w:val="00F64421"/>
    <w:rsid w:val="00F66875"/>
    <w:rsid w:val="00F70FE1"/>
    <w:rsid w:val="00F712FA"/>
    <w:rsid w:val="00F7266C"/>
    <w:rsid w:val="00F72E83"/>
    <w:rsid w:val="00F7312A"/>
    <w:rsid w:val="00F7354C"/>
    <w:rsid w:val="00F744E4"/>
    <w:rsid w:val="00F746C0"/>
    <w:rsid w:val="00F74AD4"/>
    <w:rsid w:val="00F75019"/>
    <w:rsid w:val="00F750EF"/>
    <w:rsid w:val="00F75122"/>
    <w:rsid w:val="00F76720"/>
    <w:rsid w:val="00F77554"/>
    <w:rsid w:val="00F775EA"/>
    <w:rsid w:val="00F77AB7"/>
    <w:rsid w:val="00F80EC4"/>
    <w:rsid w:val="00F817CE"/>
    <w:rsid w:val="00F82B00"/>
    <w:rsid w:val="00F83D21"/>
    <w:rsid w:val="00F83FDD"/>
    <w:rsid w:val="00F8449D"/>
    <w:rsid w:val="00F85B77"/>
    <w:rsid w:val="00F85EC1"/>
    <w:rsid w:val="00F860AB"/>
    <w:rsid w:val="00F8641D"/>
    <w:rsid w:val="00F87622"/>
    <w:rsid w:val="00F87E04"/>
    <w:rsid w:val="00F9031C"/>
    <w:rsid w:val="00F906E5"/>
    <w:rsid w:val="00F90D07"/>
    <w:rsid w:val="00F91699"/>
    <w:rsid w:val="00F921E2"/>
    <w:rsid w:val="00F93B89"/>
    <w:rsid w:val="00F93C19"/>
    <w:rsid w:val="00F94BAA"/>
    <w:rsid w:val="00F951D9"/>
    <w:rsid w:val="00F971E5"/>
    <w:rsid w:val="00F979C1"/>
    <w:rsid w:val="00F97F0F"/>
    <w:rsid w:val="00FA095A"/>
    <w:rsid w:val="00FA2153"/>
    <w:rsid w:val="00FA2C31"/>
    <w:rsid w:val="00FA31EA"/>
    <w:rsid w:val="00FA322B"/>
    <w:rsid w:val="00FA3C2A"/>
    <w:rsid w:val="00FA539E"/>
    <w:rsid w:val="00FA5859"/>
    <w:rsid w:val="00FA6AFA"/>
    <w:rsid w:val="00FA7846"/>
    <w:rsid w:val="00FA7C9C"/>
    <w:rsid w:val="00FA7FFD"/>
    <w:rsid w:val="00FB0910"/>
    <w:rsid w:val="00FB29F6"/>
    <w:rsid w:val="00FB33CF"/>
    <w:rsid w:val="00FB4DB4"/>
    <w:rsid w:val="00FB6074"/>
    <w:rsid w:val="00FB65F7"/>
    <w:rsid w:val="00FB773A"/>
    <w:rsid w:val="00FB7A83"/>
    <w:rsid w:val="00FB7B6B"/>
    <w:rsid w:val="00FC099E"/>
    <w:rsid w:val="00FC0FA7"/>
    <w:rsid w:val="00FC3239"/>
    <w:rsid w:val="00FC3B89"/>
    <w:rsid w:val="00FC40A5"/>
    <w:rsid w:val="00FC4DFF"/>
    <w:rsid w:val="00FC5512"/>
    <w:rsid w:val="00FC5591"/>
    <w:rsid w:val="00FC560E"/>
    <w:rsid w:val="00FC57DB"/>
    <w:rsid w:val="00FC5DE2"/>
    <w:rsid w:val="00FC7503"/>
    <w:rsid w:val="00FD0594"/>
    <w:rsid w:val="00FD15EE"/>
    <w:rsid w:val="00FD1786"/>
    <w:rsid w:val="00FD4347"/>
    <w:rsid w:val="00FD5810"/>
    <w:rsid w:val="00FD681E"/>
    <w:rsid w:val="00FD6A33"/>
    <w:rsid w:val="00FD759E"/>
    <w:rsid w:val="00FD7957"/>
    <w:rsid w:val="00FD7AD5"/>
    <w:rsid w:val="00FE0886"/>
    <w:rsid w:val="00FE0B20"/>
    <w:rsid w:val="00FE0ED0"/>
    <w:rsid w:val="00FE170B"/>
    <w:rsid w:val="00FE214D"/>
    <w:rsid w:val="00FE2582"/>
    <w:rsid w:val="00FE25CC"/>
    <w:rsid w:val="00FE26FF"/>
    <w:rsid w:val="00FE38FE"/>
    <w:rsid w:val="00FE3F0D"/>
    <w:rsid w:val="00FE49A4"/>
    <w:rsid w:val="00FE55C6"/>
    <w:rsid w:val="00FE59BD"/>
    <w:rsid w:val="00FE69A4"/>
    <w:rsid w:val="00FE7063"/>
    <w:rsid w:val="00FF111D"/>
    <w:rsid w:val="00FF1391"/>
    <w:rsid w:val="00FF14ED"/>
    <w:rsid w:val="00FF166F"/>
    <w:rsid w:val="00FF252B"/>
    <w:rsid w:val="00FF3412"/>
    <w:rsid w:val="00FF34F3"/>
    <w:rsid w:val="00FF44B4"/>
    <w:rsid w:val="00FF4AFA"/>
    <w:rsid w:val="00FF51AC"/>
    <w:rsid w:val="00FF54F8"/>
    <w:rsid w:val="00FF5628"/>
    <w:rsid w:val="00FF56E3"/>
    <w:rsid w:val="00FF575A"/>
    <w:rsid w:val="00FF5AA0"/>
    <w:rsid w:val="00FF6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5188F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C15DD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qFormat/>
    <w:rsid w:val="005C1C12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6872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5C1C12"/>
    <w:pPr>
      <w:keepNext/>
      <w:keepLines/>
      <w:spacing w:before="240" w:after="64" w:line="320" w:lineRule="auto"/>
      <w:outlineLvl w:val="5"/>
    </w:pPr>
    <w:rPr>
      <w:rFonts w:ascii="Arial" w:eastAsia="Verdana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5C1C12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0">
    <w:name w:val="标题5"/>
    <w:basedOn w:val="5"/>
    <w:rsid w:val="0068727D"/>
    <w:pPr>
      <w:keepLines w:val="0"/>
      <w:widowControl/>
      <w:spacing w:before="0" w:after="0" w:line="240" w:lineRule="auto"/>
      <w:ind w:firstLine="720"/>
      <w:jc w:val="left"/>
    </w:pPr>
    <w:rPr>
      <w:rFonts w:ascii="Verdana" w:hAnsi="Verdana" w:cs="宋体"/>
      <w:bCs w:val="0"/>
      <w:snapToGrid w:val="0"/>
      <w:szCs w:val="20"/>
      <w:lang w:eastAsia="en-US"/>
    </w:rPr>
  </w:style>
  <w:style w:type="table" w:styleId="a3">
    <w:name w:val="Table Grid"/>
    <w:basedOn w:val="a1"/>
    <w:rsid w:val="00F06B4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semiHidden/>
    <w:rsid w:val="00C15DD7"/>
    <w:pPr>
      <w:shd w:val="clear" w:color="auto" w:fill="000080"/>
    </w:pPr>
  </w:style>
  <w:style w:type="character" w:customStyle="1" w:styleId="7Char">
    <w:name w:val="标题 7 Char"/>
    <w:link w:val="7"/>
    <w:rsid w:val="00414C22"/>
    <w:rPr>
      <w:rFonts w:eastAsia="宋体"/>
      <w:b/>
      <w:bCs/>
      <w:kern w:val="2"/>
      <w:sz w:val="24"/>
      <w:szCs w:val="24"/>
      <w:lang w:val="en-US" w:eastAsia="zh-CN" w:bidi="ar-SA"/>
    </w:rPr>
  </w:style>
  <w:style w:type="paragraph" w:styleId="20">
    <w:name w:val="toc 2"/>
    <w:basedOn w:val="a"/>
    <w:next w:val="a"/>
    <w:autoRedefine/>
    <w:semiHidden/>
    <w:rsid w:val="008F38C6"/>
    <w:pPr>
      <w:ind w:leftChars="200" w:left="420"/>
    </w:pPr>
  </w:style>
  <w:style w:type="paragraph" w:styleId="51">
    <w:name w:val="toc 5"/>
    <w:basedOn w:val="a"/>
    <w:next w:val="a"/>
    <w:autoRedefine/>
    <w:semiHidden/>
    <w:rsid w:val="0032407C"/>
    <w:pPr>
      <w:tabs>
        <w:tab w:val="right" w:leader="dot" w:pos="8296"/>
      </w:tabs>
      <w:ind w:leftChars="171" w:left="359"/>
    </w:pPr>
  </w:style>
  <w:style w:type="paragraph" w:styleId="60">
    <w:name w:val="toc 6"/>
    <w:basedOn w:val="a"/>
    <w:next w:val="a"/>
    <w:autoRedefine/>
    <w:semiHidden/>
    <w:rsid w:val="0032407C"/>
    <w:pPr>
      <w:tabs>
        <w:tab w:val="right" w:leader="dot" w:pos="8296"/>
      </w:tabs>
      <w:ind w:leftChars="342" w:left="718"/>
    </w:pPr>
  </w:style>
  <w:style w:type="paragraph" w:styleId="40">
    <w:name w:val="toc 4"/>
    <w:basedOn w:val="a"/>
    <w:next w:val="a"/>
    <w:autoRedefine/>
    <w:uiPriority w:val="39"/>
    <w:rsid w:val="00E9227B"/>
    <w:pPr>
      <w:tabs>
        <w:tab w:val="left" w:pos="420"/>
        <w:tab w:val="left" w:pos="1020"/>
        <w:tab w:val="right" w:leader="dot" w:pos="8296"/>
      </w:tabs>
    </w:pPr>
    <w:rPr>
      <w:rFonts w:ascii="Arial Unicode MS" w:eastAsia="Arial Unicode MS" w:hAnsi="Arial Unicode MS" w:cs="Arial Unicode MS"/>
      <w:noProof/>
      <w:lang w:eastAsia="zh-TW"/>
    </w:rPr>
  </w:style>
  <w:style w:type="paragraph" w:styleId="a5">
    <w:name w:val="footer"/>
    <w:basedOn w:val="a"/>
    <w:rsid w:val="009B74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9B7461"/>
  </w:style>
  <w:style w:type="paragraph" w:styleId="a7">
    <w:name w:val="header"/>
    <w:basedOn w:val="a"/>
    <w:link w:val="Char"/>
    <w:rsid w:val="009B74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rsid w:val="005D6074"/>
    <w:rPr>
      <w:color w:val="0000FF"/>
      <w:u w:val="single"/>
    </w:rPr>
  </w:style>
  <w:style w:type="character" w:styleId="a9">
    <w:name w:val="annotation reference"/>
    <w:rsid w:val="00D86414"/>
    <w:rPr>
      <w:sz w:val="21"/>
      <w:szCs w:val="21"/>
    </w:rPr>
  </w:style>
  <w:style w:type="paragraph" w:styleId="1">
    <w:name w:val="toc 1"/>
    <w:basedOn w:val="a"/>
    <w:next w:val="a"/>
    <w:autoRedefine/>
    <w:semiHidden/>
    <w:rsid w:val="001820AC"/>
    <w:rPr>
      <w:b/>
    </w:rPr>
  </w:style>
  <w:style w:type="paragraph" w:styleId="aa">
    <w:name w:val="annotation text"/>
    <w:basedOn w:val="a"/>
    <w:link w:val="Char0"/>
    <w:rsid w:val="00D86414"/>
    <w:pPr>
      <w:jc w:val="left"/>
    </w:pPr>
  </w:style>
  <w:style w:type="character" w:customStyle="1" w:styleId="Char0">
    <w:name w:val="批注文字 Char"/>
    <w:link w:val="aa"/>
    <w:rsid w:val="00D86414"/>
    <w:rPr>
      <w:kern w:val="2"/>
      <w:sz w:val="21"/>
      <w:szCs w:val="24"/>
    </w:rPr>
  </w:style>
  <w:style w:type="paragraph" w:styleId="ab">
    <w:name w:val="annotation subject"/>
    <w:basedOn w:val="aa"/>
    <w:next w:val="aa"/>
    <w:link w:val="Char1"/>
    <w:rsid w:val="00D86414"/>
    <w:rPr>
      <w:b/>
      <w:bCs/>
    </w:rPr>
  </w:style>
  <w:style w:type="character" w:customStyle="1" w:styleId="Char1">
    <w:name w:val="批注主题 Char"/>
    <w:link w:val="ab"/>
    <w:rsid w:val="00D86414"/>
    <w:rPr>
      <w:b/>
      <w:bCs/>
      <w:kern w:val="2"/>
      <w:sz w:val="21"/>
      <w:szCs w:val="24"/>
    </w:rPr>
  </w:style>
  <w:style w:type="paragraph" w:styleId="ac">
    <w:name w:val="Balloon Text"/>
    <w:basedOn w:val="a"/>
    <w:link w:val="Char2"/>
    <w:rsid w:val="00D86414"/>
    <w:rPr>
      <w:sz w:val="18"/>
      <w:szCs w:val="18"/>
    </w:rPr>
  </w:style>
  <w:style w:type="character" w:customStyle="1" w:styleId="Char2">
    <w:name w:val="批注框文本 Char"/>
    <w:link w:val="ac"/>
    <w:rsid w:val="00D86414"/>
    <w:rPr>
      <w:kern w:val="2"/>
      <w:sz w:val="18"/>
      <w:szCs w:val="18"/>
    </w:rPr>
  </w:style>
  <w:style w:type="paragraph" w:styleId="ad">
    <w:name w:val="endnote text"/>
    <w:basedOn w:val="a"/>
    <w:link w:val="Char3"/>
    <w:rsid w:val="001F3524"/>
    <w:pPr>
      <w:snapToGrid w:val="0"/>
      <w:jc w:val="left"/>
    </w:pPr>
  </w:style>
  <w:style w:type="character" w:customStyle="1" w:styleId="Char3">
    <w:name w:val="尾注文本 Char"/>
    <w:link w:val="ad"/>
    <w:rsid w:val="001F3524"/>
    <w:rPr>
      <w:kern w:val="2"/>
      <w:sz w:val="21"/>
      <w:szCs w:val="24"/>
    </w:rPr>
  </w:style>
  <w:style w:type="character" w:styleId="ae">
    <w:name w:val="endnote reference"/>
    <w:rsid w:val="001F3524"/>
    <w:rPr>
      <w:vertAlign w:val="superscript"/>
    </w:rPr>
  </w:style>
  <w:style w:type="paragraph" w:styleId="af">
    <w:name w:val="footnote text"/>
    <w:basedOn w:val="a"/>
    <w:link w:val="Char4"/>
    <w:rsid w:val="001F3524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"/>
    <w:rsid w:val="001F3524"/>
    <w:rPr>
      <w:kern w:val="2"/>
      <w:sz w:val="18"/>
      <w:szCs w:val="18"/>
    </w:rPr>
  </w:style>
  <w:style w:type="character" w:styleId="af0">
    <w:name w:val="footnote reference"/>
    <w:rsid w:val="001F3524"/>
    <w:rPr>
      <w:vertAlign w:val="superscript"/>
    </w:rPr>
  </w:style>
  <w:style w:type="character" w:customStyle="1" w:styleId="Char">
    <w:name w:val="页眉 Char"/>
    <w:link w:val="a7"/>
    <w:rsid w:val="00C71730"/>
    <w:rPr>
      <w:kern w:val="2"/>
      <w:sz w:val="18"/>
      <w:szCs w:val="1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939BAB-16BB-4CEE-8E8B-65CD46A60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43</Pages>
  <Words>2319</Words>
  <Characters>13223</Characters>
  <Application>Microsoft Office Word</Application>
  <DocSecurity>0</DocSecurity>
  <Lines>110</Lines>
  <Paragraphs>31</Paragraphs>
  <ScaleCrop>false</ScaleCrop>
  <Company>dangdang</Company>
  <LinksUpToDate>false</LinksUpToDate>
  <CharactersWithSpaces>15511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PRD template</dc:title>
  <dc:creator>liyuqing</dc:creator>
  <cp:lastModifiedBy>localadmin</cp:lastModifiedBy>
  <cp:revision>546</cp:revision>
  <dcterms:created xsi:type="dcterms:W3CDTF">2015-01-30T03:13:00Z</dcterms:created>
  <dcterms:modified xsi:type="dcterms:W3CDTF">2015-04-08T08:05:00Z</dcterms:modified>
</cp:coreProperties>
</file>