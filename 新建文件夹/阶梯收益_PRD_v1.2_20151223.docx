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EF3" w:rsidRPr="00C57EB5" w:rsidRDefault="00222EF3" w:rsidP="00FA095A">
      <w:pPr>
        <w:jc w:val="left"/>
        <w:rPr>
          <w:rFonts w:ascii="Verdana"/>
          <w:b/>
          <w:sz w:val="32"/>
          <w:szCs w:val="32"/>
        </w:rPr>
      </w:pPr>
    </w:p>
    <w:p w:rsidR="00222EF3" w:rsidRDefault="00222EF3" w:rsidP="00FE25CC">
      <w:pPr>
        <w:jc w:val="center"/>
        <w:rPr>
          <w:rFonts w:ascii="Verdana"/>
          <w:b/>
          <w:sz w:val="32"/>
          <w:szCs w:val="32"/>
        </w:rPr>
      </w:pPr>
    </w:p>
    <w:p w:rsidR="00222EF3" w:rsidRDefault="00222EF3" w:rsidP="00FE25CC">
      <w:pPr>
        <w:jc w:val="center"/>
        <w:rPr>
          <w:rFonts w:ascii="Verdana"/>
          <w:b/>
          <w:sz w:val="32"/>
          <w:szCs w:val="32"/>
        </w:rPr>
      </w:pPr>
    </w:p>
    <w:p w:rsidR="00B35ABD" w:rsidRPr="00C71730" w:rsidRDefault="00C71730" w:rsidP="00FE25CC">
      <w:pPr>
        <w:jc w:val="center"/>
        <w:rPr>
          <w:rFonts w:ascii="微软雅黑" w:eastAsia="微软雅黑" w:hAnsi="微软雅黑"/>
          <w:sz w:val="32"/>
          <w:szCs w:val="32"/>
        </w:rPr>
      </w:pPr>
      <w:r w:rsidRPr="00C71730">
        <w:rPr>
          <w:rFonts w:ascii="微软雅黑" w:eastAsia="微软雅黑" w:hAnsi="微软雅黑" w:hint="eastAsia"/>
          <w:sz w:val="32"/>
          <w:szCs w:val="32"/>
        </w:rPr>
        <w:t>陆金所</w:t>
      </w:r>
      <w:r w:rsidR="00FA095A" w:rsidRPr="00C71730">
        <w:rPr>
          <w:rFonts w:ascii="微软雅黑" w:eastAsia="微软雅黑" w:hAnsi="微软雅黑" w:hint="eastAsia"/>
          <w:sz w:val="32"/>
          <w:szCs w:val="32"/>
        </w:rPr>
        <w:t>-产品</w:t>
      </w:r>
      <w:r w:rsidR="00B93B33" w:rsidRPr="00C71730">
        <w:rPr>
          <w:rFonts w:ascii="微软雅黑" w:eastAsia="微软雅黑" w:hAnsi="微软雅黑" w:hint="eastAsia"/>
          <w:sz w:val="32"/>
          <w:szCs w:val="32"/>
        </w:rPr>
        <w:t>需求文档</w:t>
      </w:r>
      <w:r w:rsidR="00CB5260" w:rsidRPr="00C71730">
        <w:rPr>
          <w:rFonts w:ascii="微软雅黑" w:eastAsia="微软雅黑" w:hAnsi="微软雅黑" w:hint="eastAsia"/>
          <w:sz w:val="32"/>
          <w:szCs w:val="32"/>
        </w:rPr>
        <w:t>-PRD</w:t>
      </w:r>
    </w:p>
    <w:p w:rsidR="00F117ED" w:rsidRPr="00C71730" w:rsidRDefault="00FA095A" w:rsidP="00FE25CC">
      <w:pPr>
        <w:jc w:val="center"/>
        <w:rPr>
          <w:rFonts w:ascii="微软雅黑" w:eastAsia="微软雅黑" w:hAnsi="微软雅黑"/>
          <w:b/>
          <w:sz w:val="32"/>
          <w:szCs w:val="32"/>
          <w:lang w:eastAsia="zh-TW"/>
        </w:rPr>
      </w:pPr>
      <w:r w:rsidRPr="00C71730">
        <w:rPr>
          <w:rFonts w:ascii="微软雅黑" w:eastAsia="微软雅黑" w:hAnsi="微软雅黑" w:hint="eastAsia"/>
          <w:b/>
          <w:sz w:val="32"/>
          <w:szCs w:val="32"/>
          <w:lang w:eastAsia="zh-TW"/>
        </w:rPr>
        <w:t>&lt;</w:t>
      </w:r>
      <w:r w:rsidR="00A5728E">
        <w:rPr>
          <w:rFonts w:ascii="微软雅黑" w:eastAsia="微软雅黑" w:hAnsi="微软雅黑" w:hint="eastAsia"/>
          <w:b/>
          <w:sz w:val="32"/>
          <w:szCs w:val="32"/>
        </w:rPr>
        <w:t>智能宝</w:t>
      </w:r>
      <w:r w:rsidRPr="00C71730">
        <w:rPr>
          <w:rFonts w:ascii="微软雅黑" w:eastAsia="微软雅黑" w:hAnsi="微软雅黑" w:hint="eastAsia"/>
          <w:b/>
          <w:sz w:val="32"/>
          <w:szCs w:val="32"/>
          <w:lang w:eastAsia="zh-TW"/>
        </w:rPr>
        <w:t>&gt;</w:t>
      </w:r>
    </w:p>
    <w:p w:rsidR="00222EF3" w:rsidRDefault="00222EF3" w:rsidP="00FE25CC">
      <w:pPr>
        <w:jc w:val="center"/>
        <w:rPr>
          <w:rFonts w:ascii="Verdana" w:hAnsi="Verdana"/>
          <w:b/>
          <w:sz w:val="32"/>
          <w:szCs w:val="32"/>
        </w:rPr>
      </w:pPr>
    </w:p>
    <w:p w:rsidR="00222EF3" w:rsidRPr="00AD32CC" w:rsidRDefault="00222EF3" w:rsidP="00FE25CC">
      <w:pPr>
        <w:jc w:val="center"/>
        <w:rPr>
          <w:rFonts w:ascii="Verdana" w:eastAsia="PMingLiU" w:hAnsi="Verdana"/>
          <w:b/>
          <w:sz w:val="32"/>
          <w:szCs w:val="32"/>
          <w:lang w:eastAsia="zh-TW"/>
        </w:rPr>
      </w:pPr>
    </w:p>
    <w:p w:rsidR="00222EF3" w:rsidRDefault="00222EF3" w:rsidP="00FE25CC">
      <w:pPr>
        <w:jc w:val="center"/>
        <w:rPr>
          <w:rFonts w:ascii="Verdana" w:eastAsia="PMingLiU" w:hAnsi="Verdana"/>
          <w:b/>
          <w:sz w:val="32"/>
          <w:szCs w:val="32"/>
        </w:rPr>
      </w:pPr>
    </w:p>
    <w:p w:rsidR="00FA095A" w:rsidRPr="00FA095A" w:rsidRDefault="00FA095A" w:rsidP="00FE25CC">
      <w:pPr>
        <w:jc w:val="center"/>
        <w:rPr>
          <w:rFonts w:ascii="Verdana" w:eastAsia="PMingLiU" w:hAnsi="Verdana"/>
          <w:b/>
          <w:sz w:val="32"/>
          <w:szCs w:val="32"/>
        </w:rPr>
      </w:pPr>
    </w:p>
    <w:p w:rsidR="00F117ED" w:rsidRDefault="00024AC7" w:rsidP="00FE25CC">
      <w:pPr>
        <w:jc w:val="center"/>
        <w:rPr>
          <w:rFonts w:ascii="PMingLiU" w:eastAsia="PMingLiU" w:hAnsi="PMingLiU"/>
          <w:sz w:val="32"/>
          <w:szCs w:val="32"/>
        </w:rPr>
      </w:pPr>
      <w:r>
        <w:rPr>
          <w:rFonts w:ascii="PMingLiU" w:eastAsia="PMingLiU" w:hAnsi="PMingLiU" w:hint="eastAsia"/>
          <w:sz w:val="32"/>
          <w:szCs w:val="32"/>
        </w:rPr>
        <w:t>&lt;</w:t>
      </w:r>
      <w:r w:rsidR="00C85E37">
        <w:rPr>
          <w:rFonts w:ascii="宋体" w:hAnsi="宋体" w:hint="eastAsia"/>
          <w:sz w:val="32"/>
          <w:szCs w:val="32"/>
        </w:rPr>
        <w:t>1.1</w:t>
      </w:r>
      <w:r w:rsidR="00FA095A">
        <w:rPr>
          <w:rFonts w:ascii="PMingLiU" w:eastAsia="PMingLiU" w:hAnsi="PMingLiU" w:hint="eastAsia"/>
          <w:sz w:val="32"/>
          <w:szCs w:val="32"/>
        </w:rPr>
        <w:t>&gt;</w:t>
      </w:r>
    </w:p>
    <w:p w:rsidR="00FA095A" w:rsidRDefault="00FA095A" w:rsidP="00FE25CC">
      <w:pPr>
        <w:jc w:val="center"/>
        <w:rPr>
          <w:rFonts w:ascii="PMingLiU" w:hAnsi="PMingLiU"/>
          <w:sz w:val="32"/>
          <w:szCs w:val="32"/>
        </w:rPr>
      </w:pPr>
      <w:r>
        <w:rPr>
          <w:rFonts w:ascii="PMingLiU" w:eastAsia="PMingLiU" w:hAnsi="PMingLiU" w:hint="eastAsia"/>
          <w:sz w:val="32"/>
          <w:szCs w:val="32"/>
          <w:lang w:eastAsia="zh-TW"/>
        </w:rPr>
        <w:t>&lt;</w:t>
      </w:r>
      <w:r w:rsidR="000F2182">
        <w:rPr>
          <w:rFonts w:ascii="宋体" w:hAnsi="宋体"/>
          <w:sz w:val="32"/>
          <w:szCs w:val="32"/>
        </w:rPr>
        <w:t>201</w:t>
      </w:r>
      <w:r w:rsidR="008A2E08">
        <w:rPr>
          <w:rFonts w:ascii="宋体" w:hAnsi="宋体" w:hint="eastAsia"/>
          <w:sz w:val="32"/>
          <w:szCs w:val="32"/>
        </w:rPr>
        <w:t>5</w:t>
      </w:r>
      <w:r w:rsidR="000F2182">
        <w:rPr>
          <w:rFonts w:ascii="宋体" w:hAnsi="宋体"/>
          <w:sz w:val="32"/>
          <w:szCs w:val="32"/>
        </w:rPr>
        <w:t>-</w:t>
      </w:r>
      <w:r w:rsidR="0054576D">
        <w:rPr>
          <w:rFonts w:ascii="宋体" w:hAnsi="宋体" w:hint="eastAsia"/>
          <w:sz w:val="32"/>
          <w:szCs w:val="32"/>
        </w:rPr>
        <w:t>12</w:t>
      </w:r>
      <w:r w:rsidR="000F2182">
        <w:rPr>
          <w:rFonts w:ascii="宋体" w:hAnsi="宋体"/>
          <w:sz w:val="32"/>
          <w:szCs w:val="32"/>
        </w:rPr>
        <w:t>-</w:t>
      </w:r>
      <w:r w:rsidR="00E07D24">
        <w:rPr>
          <w:rFonts w:ascii="宋体" w:hAnsi="宋体" w:hint="eastAsia"/>
          <w:sz w:val="32"/>
          <w:szCs w:val="32"/>
        </w:rPr>
        <w:t>1</w:t>
      </w:r>
      <w:r w:rsidR="0054576D">
        <w:rPr>
          <w:rFonts w:ascii="宋体" w:hAnsi="宋体" w:hint="eastAsia"/>
          <w:sz w:val="32"/>
          <w:szCs w:val="32"/>
        </w:rPr>
        <w:t>6</w:t>
      </w:r>
      <w:r>
        <w:rPr>
          <w:rFonts w:ascii="PMingLiU" w:eastAsia="PMingLiU" w:hAnsi="PMingLiU" w:hint="eastAsia"/>
          <w:sz w:val="32"/>
          <w:szCs w:val="32"/>
          <w:lang w:eastAsia="zh-TW"/>
        </w:rPr>
        <w:t>&gt;</w:t>
      </w: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Pr="003A5BF8" w:rsidRDefault="003A5BF8" w:rsidP="00FE25CC">
      <w:pPr>
        <w:jc w:val="center"/>
        <w:rPr>
          <w:rFonts w:ascii="Verdana"/>
          <w:sz w:val="32"/>
          <w:szCs w:val="32"/>
        </w:rPr>
      </w:pPr>
    </w:p>
    <w:p w:rsidR="00222EF3" w:rsidRPr="00E672BD" w:rsidRDefault="00222EF3" w:rsidP="00FE25CC">
      <w:pPr>
        <w:jc w:val="center"/>
        <w:rPr>
          <w:rFonts w:ascii="Verdana" w:eastAsia="PMingLiU"/>
          <w:sz w:val="32"/>
          <w:szCs w:val="32"/>
          <w:lang w:eastAsia="zh-TW"/>
        </w:rPr>
      </w:pPr>
    </w:p>
    <w:p w:rsidR="00222EF3" w:rsidRPr="00E672BD" w:rsidRDefault="00222EF3" w:rsidP="00FE25CC">
      <w:pPr>
        <w:jc w:val="center"/>
        <w:rPr>
          <w:rFonts w:ascii="Verdana" w:eastAsia="PMingLiU"/>
          <w:sz w:val="32"/>
          <w:szCs w:val="32"/>
          <w:lang w:eastAsia="zh-TW"/>
        </w:rPr>
      </w:pPr>
    </w:p>
    <w:p w:rsidR="00EE4526" w:rsidRDefault="009B7461" w:rsidP="009B7461">
      <w:pPr>
        <w:jc w:val="center"/>
        <w:rPr>
          <w:rFonts w:ascii="Verdana" w:eastAsia="PMingLiU" w:hAnsi="Verdana"/>
          <w:sz w:val="32"/>
          <w:szCs w:val="32"/>
          <w:lang w:eastAsia="zh-TW"/>
        </w:rPr>
      </w:pPr>
      <w:r>
        <w:rPr>
          <w:rFonts w:ascii="Verdana" w:hAnsi="Verdana"/>
          <w:sz w:val="32"/>
          <w:szCs w:val="32"/>
        </w:rPr>
        <w:br w:type="page"/>
      </w:r>
    </w:p>
    <w:p w:rsidR="00EE4526" w:rsidRPr="00B5291A" w:rsidRDefault="00EE4526" w:rsidP="00EE4526">
      <w:pPr>
        <w:rPr>
          <w:rFonts w:ascii="宋体" w:hAnsi="宋体" w:cs="Tahoma"/>
          <w:b/>
          <w:bCs/>
          <w:lang w:eastAsia="zh-TW"/>
        </w:rPr>
      </w:pPr>
      <w:r w:rsidRPr="00B5291A">
        <w:rPr>
          <w:rFonts w:ascii="宋体" w:hAnsi="宋体" w:cs="Tahoma" w:hint="eastAsia"/>
          <w:b/>
          <w:bCs/>
          <w:lang w:eastAsia="zh-TW"/>
        </w:rPr>
        <w:lastRenderedPageBreak/>
        <w:t>版本说明</w:t>
      </w:r>
    </w:p>
    <w:p w:rsidR="00EE4526" w:rsidRPr="00B5291A" w:rsidRDefault="00EE4526" w:rsidP="00EE4526">
      <w:pPr>
        <w:rPr>
          <w:rFonts w:ascii="宋体" w:hAnsi="宋体" w:cs="Tahoma"/>
        </w:rPr>
      </w:pPr>
      <w:r w:rsidRPr="00B5291A">
        <w:rPr>
          <w:rFonts w:ascii="宋体" w:hAnsi="宋体" w:cs="Tahoma"/>
        </w:rPr>
        <w:t> </w:t>
      </w:r>
    </w:p>
    <w:tbl>
      <w:tblPr>
        <w:tblW w:w="0" w:type="auto"/>
        <w:tblInd w:w="28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</w:tblBorders>
        <w:tblLook w:val="0000" w:firstRow="0" w:lastRow="0" w:firstColumn="0" w:lastColumn="0" w:noHBand="0" w:noVBand="0"/>
      </w:tblPr>
      <w:tblGrid>
        <w:gridCol w:w="1744"/>
        <w:gridCol w:w="1350"/>
        <w:gridCol w:w="1586"/>
        <w:gridCol w:w="3554"/>
      </w:tblGrid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B5291A">
            <w:pPr>
              <w:ind w:left="190" w:hangingChars="90" w:hanging="190"/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版本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7B106B">
            <w:pPr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日期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7B106B">
            <w:pPr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作者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7B106B">
            <w:pPr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内容/修改说明</w:t>
            </w:r>
          </w:p>
        </w:tc>
      </w:tr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4B1B8E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</w:t>
            </w:r>
            <w:r w:rsidR="004B1B8E">
              <w:rPr>
                <w:rFonts w:ascii="宋体" w:hAnsi="宋体" w:cs="Tahoma" w:hint="eastAsia"/>
              </w:rPr>
              <w:t>0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54576D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</w:t>
            </w:r>
            <w:r w:rsidR="004B1B8E">
              <w:rPr>
                <w:rFonts w:ascii="宋体" w:hAnsi="宋体" w:cs="Tahoma" w:hint="eastAsia"/>
              </w:rPr>
              <w:t>5</w:t>
            </w:r>
            <w:r>
              <w:rPr>
                <w:rFonts w:ascii="宋体" w:hAnsi="宋体" w:cs="Tahoma" w:hint="eastAsia"/>
              </w:rPr>
              <w:t>-</w:t>
            </w:r>
            <w:r w:rsidR="0054576D">
              <w:rPr>
                <w:rFonts w:ascii="宋体" w:hAnsi="宋体" w:cs="Tahoma" w:hint="eastAsia"/>
              </w:rPr>
              <w:t>12</w:t>
            </w:r>
            <w:r>
              <w:rPr>
                <w:rFonts w:ascii="宋体" w:hAnsi="宋体" w:cs="Tahoma" w:hint="eastAsia"/>
              </w:rPr>
              <w:t>-</w:t>
            </w:r>
            <w:r w:rsidR="0054576D">
              <w:rPr>
                <w:rFonts w:ascii="宋体" w:hAnsi="宋体" w:cs="Tahoma" w:hint="eastAsia"/>
              </w:rPr>
              <w:t>16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54576D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徐黎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初始版</w:t>
            </w:r>
          </w:p>
        </w:tc>
      </w:tr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9A23B1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1.1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9A23B1" w:rsidP="009A23B1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2015-12-21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9A23B1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徐黎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21BBC" w:rsidRPr="00B5291A" w:rsidRDefault="009A23B1" w:rsidP="00312C2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增加短信提醒功能</w:t>
            </w:r>
          </w:p>
        </w:tc>
      </w:tr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C85E37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1.2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C85E37" w:rsidP="00AC7D27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2015-12-23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C85E37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徐黎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77385C" w:rsidRPr="006836BA" w:rsidRDefault="00E63F07" w:rsidP="006836BA">
            <w:pPr>
              <w:rPr>
                <w:rFonts w:ascii="宋体" w:hAnsi="宋体" w:cs="Tahoma" w:hint="eastAsia"/>
              </w:rPr>
            </w:pPr>
            <w:r w:rsidRPr="006836BA">
              <w:rPr>
                <w:rFonts w:ascii="宋体" w:hAnsi="宋体" w:cs="Tahoma" w:hint="eastAsia"/>
              </w:rPr>
              <w:t>9.20</w:t>
            </w:r>
            <w:r w:rsidR="00C85E37" w:rsidRPr="006836BA">
              <w:rPr>
                <w:rFonts w:ascii="宋体" w:hAnsi="宋体" w:cs="Tahoma" w:hint="eastAsia"/>
              </w:rPr>
              <w:t>增加市场推广需求</w:t>
            </w:r>
          </w:p>
          <w:p w:rsidR="00C85E37" w:rsidRPr="006836BA" w:rsidRDefault="00E63F07" w:rsidP="006836BA">
            <w:pPr>
              <w:rPr>
                <w:rFonts w:ascii="宋体" w:hAnsi="宋体" w:cs="Tahoma"/>
              </w:rPr>
            </w:pPr>
            <w:bookmarkStart w:id="0" w:name="_GoBack"/>
            <w:bookmarkEnd w:id="0"/>
            <w:r w:rsidRPr="006836BA">
              <w:rPr>
                <w:rFonts w:ascii="宋体" w:hAnsi="宋体" w:cs="Tahoma" w:hint="eastAsia"/>
              </w:rPr>
              <w:t>2.3</w:t>
            </w:r>
            <w:r w:rsidR="00C85E37" w:rsidRPr="006836BA">
              <w:rPr>
                <w:rFonts w:ascii="宋体" w:hAnsi="宋体" w:cs="Tahoma" w:hint="eastAsia"/>
              </w:rPr>
              <w:t>修改各档传输累计值</w:t>
            </w:r>
          </w:p>
        </w:tc>
      </w:tr>
      <w:tr w:rsidR="0012597F" w:rsidRPr="00B5291A" w:rsidTr="00BE1FDB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12597F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12597F" w:rsidP="00BE1FD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12597F" w:rsidP="00BE1FD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21CB4" w:rsidRPr="00B5291A" w:rsidRDefault="00921CB4" w:rsidP="00921CB4">
            <w:pPr>
              <w:rPr>
                <w:rFonts w:ascii="宋体" w:hAnsi="宋体" w:cs="Tahoma"/>
              </w:rPr>
            </w:pPr>
          </w:p>
        </w:tc>
      </w:tr>
      <w:tr w:rsidR="009A7523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Pr="00B5291A" w:rsidRDefault="009A7523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Pr="00B5291A" w:rsidRDefault="009A7523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Pr="00B5291A" w:rsidRDefault="009A7523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751CA" w:rsidRPr="00B5291A" w:rsidRDefault="00D751CA" w:rsidP="00D751CA">
            <w:pPr>
              <w:rPr>
                <w:rFonts w:ascii="宋体" w:hAnsi="宋体" w:cs="Tahoma"/>
              </w:rPr>
            </w:pPr>
          </w:p>
        </w:tc>
      </w:tr>
      <w:tr w:rsidR="00BD5003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BD5003">
            <w:pPr>
              <w:ind w:firstLineChars="200" w:firstLine="420"/>
              <w:rPr>
                <w:rFonts w:ascii="宋体" w:hAnsi="宋体" w:cs="Tahoma"/>
              </w:rPr>
            </w:pPr>
          </w:p>
        </w:tc>
      </w:tr>
      <w:tr w:rsidR="00DE1853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8729AE" w:rsidRDefault="008729AE" w:rsidP="00BD5003">
            <w:pPr>
              <w:rPr>
                <w:rFonts w:ascii="宋体" w:hAnsi="宋体" w:cs="Tahoma"/>
              </w:rPr>
            </w:pPr>
          </w:p>
        </w:tc>
      </w:tr>
      <w:tr w:rsidR="00C61E68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C61E68" w:rsidRDefault="00C61E68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C61E68" w:rsidRDefault="00C61E68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C61E68" w:rsidRDefault="00C61E68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D1CAA" w:rsidRDefault="00ED1CAA" w:rsidP="00ED1CAA">
            <w:pPr>
              <w:rPr>
                <w:rFonts w:ascii="宋体" w:hAnsi="宋体" w:cs="Tahoma"/>
              </w:rPr>
            </w:pPr>
          </w:p>
        </w:tc>
      </w:tr>
      <w:tr w:rsidR="00330177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330177" w:rsidRDefault="00330177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330177" w:rsidRDefault="00330177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330177" w:rsidRDefault="00330177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47408" w:rsidRDefault="00147408" w:rsidP="00D40241">
            <w:pPr>
              <w:jc w:val="right"/>
              <w:rPr>
                <w:rFonts w:ascii="宋体" w:hAnsi="宋体" w:cs="Tahoma"/>
              </w:rPr>
            </w:pPr>
          </w:p>
        </w:tc>
      </w:tr>
      <w:tr w:rsidR="001A1902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07580" w:rsidRPr="00B07580" w:rsidRDefault="00B07580" w:rsidP="00B07580">
            <w:pPr>
              <w:rPr>
                <w:rFonts w:ascii="宋体" w:hAnsi="宋体" w:cs="Tahoma"/>
              </w:rPr>
            </w:pPr>
          </w:p>
        </w:tc>
      </w:tr>
      <w:tr w:rsidR="00956A11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1A1902">
            <w:pPr>
              <w:rPr>
                <w:rFonts w:ascii="宋体" w:hAnsi="宋体" w:cs="Tahoma"/>
              </w:rPr>
            </w:pPr>
          </w:p>
        </w:tc>
      </w:tr>
      <w:tr w:rsidR="00552765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12597F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04487" w:rsidRDefault="00104487" w:rsidP="001A1902">
            <w:pPr>
              <w:rPr>
                <w:rFonts w:ascii="宋体" w:hAnsi="宋体" w:cs="Tahoma"/>
              </w:rPr>
            </w:pPr>
          </w:p>
        </w:tc>
      </w:tr>
      <w:tr w:rsidR="00B25F4C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B25F4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1A1902">
            <w:pPr>
              <w:rPr>
                <w:rFonts w:ascii="宋体" w:hAnsi="宋体" w:cs="Tahoma"/>
              </w:rPr>
            </w:pPr>
          </w:p>
        </w:tc>
      </w:tr>
      <w:tr w:rsidR="000F48C5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F48C5" w:rsidRDefault="000F48C5" w:rsidP="00B25F4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F48C5" w:rsidRDefault="000F48C5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F48C5" w:rsidRDefault="000F48C5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21663D" w:rsidRPr="00AC299A" w:rsidRDefault="0021663D" w:rsidP="001A1902">
            <w:pPr>
              <w:rPr>
                <w:rFonts w:ascii="宋体" w:hAnsi="宋体" w:cs="Tahoma"/>
              </w:rPr>
            </w:pPr>
          </w:p>
        </w:tc>
      </w:tr>
      <w:tr w:rsidR="00D20B62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20B62" w:rsidRDefault="00D20B62" w:rsidP="00B25F4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20B62" w:rsidRDefault="00D20B62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20B62" w:rsidRDefault="00D20B62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F73C3D" w:rsidRDefault="00F73C3D" w:rsidP="001A1902">
            <w:pPr>
              <w:rPr>
                <w:rFonts w:ascii="宋体" w:hAnsi="宋体" w:cs="Tahoma"/>
              </w:rPr>
            </w:pPr>
          </w:p>
        </w:tc>
      </w:tr>
      <w:tr w:rsidR="000D2191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D2191" w:rsidRPr="000D2191" w:rsidRDefault="000D2191" w:rsidP="00B25F4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D2191" w:rsidRDefault="000D2191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D2191" w:rsidRDefault="000D2191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0D2191" w:rsidRDefault="000D2191" w:rsidP="001A1902">
            <w:pPr>
              <w:rPr>
                <w:rFonts w:ascii="宋体" w:hAnsi="宋体" w:cs="Tahoma"/>
              </w:rPr>
            </w:pPr>
          </w:p>
        </w:tc>
      </w:tr>
      <w:tr w:rsidR="00BE1711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1711" w:rsidRDefault="00BE1711" w:rsidP="00B25F4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1711" w:rsidRDefault="00BE1711" w:rsidP="006435FC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1711" w:rsidRDefault="00BE1711" w:rsidP="007B106B">
            <w:pPr>
              <w:jc w:val="center"/>
              <w:rPr>
                <w:rFonts w:ascii="宋体" w:hAnsi="宋体" w:cs="Tahoma"/>
              </w:rPr>
            </w:pP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01D3A" w:rsidRDefault="00E01D3A" w:rsidP="001A1902">
            <w:pPr>
              <w:rPr>
                <w:rFonts w:ascii="宋体" w:hAnsi="宋体" w:cs="Tahoma"/>
              </w:rPr>
            </w:pPr>
          </w:p>
        </w:tc>
      </w:tr>
    </w:tbl>
    <w:p w:rsidR="001F3524" w:rsidRDefault="001F3524" w:rsidP="001F3524">
      <w:pPr>
        <w:rPr>
          <w:rFonts w:ascii="Tahoma" w:hAnsi="Tahoma" w:cs="Tahoma"/>
          <w:b/>
          <w:bCs/>
        </w:rPr>
      </w:pPr>
    </w:p>
    <w:p w:rsidR="001F3524" w:rsidRDefault="007E5367" w:rsidP="001F3524">
      <w:pPr>
        <w:rPr>
          <w:rFonts w:ascii="Tahoma" w:hAnsi="Tahoma" w:cs="Tahoma"/>
          <w:b/>
          <w:bCs/>
        </w:rPr>
      </w:pPr>
      <w:r>
        <w:rPr>
          <w:rFonts w:ascii="Tahoma" w:hAnsi="Tahoma" w:cs="Tahoma" w:hint="eastAsia"/>
          <w:b/>
          <w:bCs/>
        </w:rPr>
        <w:t>里程碑</w:t>
      </w:r>
    </w:p>
    <w:p w:rsidR="007E5367" w:rsidRDefault="007E5367" w:rsidP="001F3524">
      <w:pPr>
        <w:rPr>
          <w:rFonts w:ascii="Tahoma" w:hAnsi="Tahoma" w:cs="Tahoma"/>
          <w:b/>
          <w:bCs/>
        </w:rPr>
      </w:pPr>
    </w:p>
    <w:tbl>
      <w:tblPr>
        <w:tblW w:w="893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8"/>
        <w:gridCol w:w="1541"/>
        <w:gridCol w:w="2152"/>
        <w:gridCol w:w="2809"/>
      </w:tblGrid>
      <w:tr w:rsidR="00140A6E" w:rsidRPr="00C0415F" w:rsidTr="009E1965">
        <w:trPr>
          <w:trHeight w:val="245"/>
        </w:trPr>
        <w:tc>
          <w:tcPr>
            <w:tcW w:w="2428" w:type="dxa"/>
            <w:shd w:val="clear" w:color="auto" w:fill="000000"/>
          </w:tcPr>
          <w:p w:rsidR="00140A6E" w:rsidRPr="00C0415F" w:rsidRDefault="006B0F70" w:rsidP="006B0F70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>
              <w:rPr>
                <w:rFonts w:cs="Arial" w:hint="eastAsia"/>
                <w:b/>
                <w:color w:val="FFFFFF"/>
              </w:rPr>
              <w:t>产品发展阶段</w:t>
            </w:r>
          </w:p>
        </w:tc>
        <w:tc>
          <w:tcPr>
            <w:tcW w:w="1541" w:type="dxa"/>
            <w:shd w:val="clear" w:color="auto" w:fill="000000"/>
          </w:tcPr>
          <w:p w:rsidR="00140A6E" w:rsidRPr="00C0415F" w:rsidRDefault="00140A6E" w:rsidP="00297704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 w:rsidRPr="00C0415F">
              <w:rPr>
                <w:rFonts w:cs="Arial" w:hint="eastAsia"/>
                <w:b/>
                <w:color w:val="FFFFFF"/>
                <w:lang w:eastAsia="zh-TW"/>
              </w:rPr>
              <w:t>日期</w:t>
            </w:r>
          </w:p>
        </w:tc>
        <w:tc>
          <w:tcPr>
            <w:tcW w:w="2152" w:type="dxa"/>
            <w:shd w:val="clear" w:color="auto" w:fill="000000"/>
          </w:tcPr>
          <w:p w:rsidR="00140A6E" w:rsidRPr="009F061E" w:rsidRDefault="00140A6E" w:rsidP="00297704">
            <w:pPr>
              <w:jc w:val="center"/>
              <w:rPr>
                <w:rFonts w:eastAsia="PMingLiU" w:cs="Arial"/>
                <w:b/>
                <w:color w:val="FFFFFF"/>
                <w:lang w:eastAsia="zh-TW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责任人</w:t>
            </w:r>
          </w:p>
        </w:tc>
        <w:tc>
          <w:tcPr>
            <w:tcW w:w="2809" w:type="dxa"/>
            <w:shd w:val="clear" w:color="auto" w:fill="000000"/>
          </w:tcPr>
          <w:p w:rsidR="00140A6E" w:rsidRDefault="00140A6E" w:rsidP="00297704">
            <w:pPr>
              <w:jc w:val="center"/>
              <w:rPr>
                <w:rFonts w:ascii="宋体" w:hAnsi="宋体" w:cs="Arial"/>
                <w:b/>
                <w:color w:val="FFFFFF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备注</w:t>
            </w:r>
          </w:p>
        </w:tc>
      </w:tr>
      <w:tr w:rsidR="00140A6E" w:rsidRPr="00F401E3" w:rsidTr="009E1965">
        <w:tc>
          <w:tcPr>
            <w:tcW w:w="2428" w:type="dxa"/>
          </w:tcPr>
          <w:p w:rsidR="00140A6E" w:rsidRPr="00AE2CCD" w:rsidRDefault="00140A6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立项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1A5778">
            <w:pPr>
              <w:ind w:leftChars="71" w:left="149"/>
              <w:rPr>
                <w:rFonts w:cs="Arial"/>
              </w:rPr>
            </w:pPr>
            <w:r>
              <w:rPr>
                <w:rFonts w:cs="Arial" w:hint="eastAsia"/>
              </w:rPr>
              <w:t>需要和</w:t>
            </w:r>
            <w:r w:rsidR="001A5778">
              <w:rPr>
                <w:rFonts w:cs="Arial" w:hint="eastAsia"/>
              </w:rPr>
              <w:t>管理层</w:t>
            </w:r>
            <w:r>
              <w:rPr>
                <w:rFonts w:cs="Arial" w:hint="eastAsia"/>
              </w:rPr>
              <w:t>确认</w:t>
            </w:r>
            <w:r w:rsidR="00F401E3">
              <w:rPr>
                <w:rFonts w:cs="Arial" w:hint="eastAsia"/>
              </w:rPr>
              <w:t>，一但立项后要放入月报里面</w:t>
            </w:r>
          </w:p>
        </w:tc>
      </w:tr>
      <w:tr w:rsidR="00140A6E" w:rsidRPr="00F401E3" w:rsidTr="009E1965">
        <w:tc>
          <w:tcPr>
            <w:tcW w:w="2428" w:type="dxa"/>
          </w:tcPr>
          <w:p w:rsidR="00140A6E" w:rsidRPr="00AE2CCD" w:rsidRDefault="00140A6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确定目标，目标</w:t>
            </w:r>
            <w:r>
              <w:rPr>
                <w:rFonts w:cs="Arial" w:hint="eastAsia"/>
              </w:rPr>
              <w:t xml:space="preserve">KPI, </w:t>
            </w:r>
            <w:r>
              <w:rPr>
                <w:rFonts w:cs="Arial" w:hint="eastAsia"/>
              </w:rPr>
              <w:t>个部门的支持需求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1A5778">
            <w:pPr>
              <w:rPr>
                <w:rFonts w:cs="Arial"/>
              </w:rPr>
            </w:pPr>
            <w:r>
              <w:rPr>
                <w:rFonts w:cs="Arial" w:hint="eastAsia"/>
              </w:rPr>
              <w:t>完成</w:t>
            </w:r>
            <w:r>
              <w:rPr>
                <w:rFonts w:cs="Arial" w:hint="eastAsia"/>
              </w:rPr>
              <w:t xml:space="preserve"> </w:t>
            </w:r>
            <w:r w:rsidR="00F401E3">
              <w:rPr>
                <w:rFonts w:cs="Arial" w:hint="eastAsia"/>
              </w:rPr>
              <w:t>4.5.6</w:t>
            </w:r>
            <w:r w:rsidR="00B76EBF">
              <w:rPr>
                <w:rFonts w:cs="Arial" w:hint="eastAsia"/>
              </w:rPr>
              <w:t>,7,8</w:t>
            </w:r>
            <w:r w:rsidR="00F401E3">
              <w:rPr>
                <w:rFonts w:cs="Arial" w:hint="eastAsia"/>
              </w:rPr>
              <w:t>。</w:t>
            </w:r>
            <w:r w:rsidR="00F921E2">
              <w:rPr>
                <w:rFonts w:cs="Arial" w:hint="eastAsia"/>
              </w:rPr>
              <w:t>对全新的产品</w:t>
            </w:r>
            <w:r w:rsidR="00F401E3">
              <w:rPr>
                <w:rFonts w:cs="Arial" w:hint="eastAsia"/>
              </w:rPr>
              <w:t>需要和</w:t>
            </w:r>
            <w:r w:rsidR="001A5778">
              <w:rPr>
                <w:rFonts w:cs="Arial" w:hint="eastAsia"/>
              </w:rPr>
              <w:t>管理层</w:t>
            </w:r>
            <w:r w:rsidR="00F401E3">
              <w:rPr>
                <w:rFonts w:cs="Arial" w:hint="eastAsia"/>
              </w:rPr>
              <w:t>确定</w:t>
            </w:r>
          </w:p>
        </w:tc>
      </w:tr>
      <w:tr w:rsidR="00140A6E" w:rsidRPr="00F921E2" w:rsidTr="009E1965">
        <w:tc>
          <w:tcPr>
            <w:tcW w:w="2428" w:type="dxa"/>
          </w:tcPr>
          <w:p w:rsidR="00140A6E" w:rsidRPr="00AE2CCD" w:rsidRDefault="00140A6E" w:rsidP="00297704">
            <w:pPr>
              <w:rPr>
                <w:rFonts w:cs="Arial"/>
              </w:rPr>
            </w:pPr>
            <w:r>
              <w:rPr>
                <w:rFonts w:eastAsia="PMingLiU" w:cs="Arial" w:hint="eastAsia"/>
                <w:lang w:eastAsia="zh-TW"/>
              </w:rPr>
              <w:t xml:space="preserve">UI/ </w:t>
            </w:r>
            <w:r>
              <w:rPr>
                <w:rFonts w:cs="Arial"/>
                <w:lang w:eastAsia="zh-TW"/>
              </w:rPr>
              <w:t>M</w:t>
            </w:r>
            <w:r>
              <w:rPr>
                <w:rFonts w:cs="Arial" w:hint="eastAsia"/>
                <w:lang w:eastAsia="zh-TW"/>
              </w:rPr>
              <w:t>ockup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F401E3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纯浏览的页面需要</w:t>
            </w:r>
            <w:r>
              <w:rPr>
                <w:rFonts w:cs="Arial" w:hint="eastAsia"/>
              </w:rPr>
              <w:t>UI</w:t>
            </w:r>
            <w:r>
              <w:rPr>
                <w:rFonts w:cs="Arial" w:hint="eastAsia"/>
              </w:rPr>
              <w:t>完成</w:t>
            </w:r>
            <w:r>
              <w:rPr>
                <w:rFonts w:cs="Arial" w:hint="eastAsia"/>
              </w:rPr>
              <w:t xml:space="preserve">mockup. </w:t>
            </w:r>
            <w:r>
              <w:rPr>
                <w:rFonts w:cs="Arial"/>
              </w:rPr>
              <w:t>M</w:t>
            </w:r>
            <w:r>
              <w:rPr>
                <w:rFonts w:cs="Arial" w:hint="eastAsia"/>
              </w:rPr>
              <w:t xml:space="preserve">ock </w:t>
            </w:r>
            <w:r>
              <w:rPr>
                <w:rFonts w:cs="Arial" w:hint="eastAsia"/>
              </w:rPr>
              <w:t>需要把页面</w:t>
            </w:r>
            <w:r w:rsidR="00F921E2">
              <w:rPr>
                <w:rFonts w:cs="Arial" w:hint="eastAsia"/>
              </w:rPr>
              <w:t>模块的变化</w:t>
            </w:r>
            <w:r w:rsidR="00585163">
              <w:rPr>
                <w:rFonts w:cs="Arial" w:hint="eastAsia"/>
              </w:rPr>
              <w:t>放进去</w:t>
            </w:r>
          </w:p>
        </w:tc>
      </w:tr>
      <w:tr w:rsidR="00140A6E" w:rsidTr="009E1965">
        <w:tc>
          <w:tcPr>
            <w:tcW w:w="2428" w:type="dxa"/>
          </w:tcPr>
          <w:p w:rsidR="00140A6E" w:rsidRDefault="00140A6E" w:rsidP="00297704">
            <w:pPr>
              <w:rPr>
                <w:rFonts w:cs="Arial"/>
              </w:rPr>
            </w:pPr>
            <w:r>
              <w:rPr>
                <w:rFonts w:cs="Arial"/>
              </w:rPr>
              <w:t>P</w:t>
            </w:r>
            <w:r>
              <w:rPr>
                <w:rFonts w:cs="Arial" w:hint="eastAsia"/>
              </w:rPr>
              <w:t>rototype (</w:t>
            </w:r>
            <w:r>
              <w:rPr>
                <w:rFonts w:cs="Arial" w:hint="eastAsia"/>
              </w:rPr>
              <w:t>原型</w:t>
            </w:r>
            <w:r>
              <w:rPr>
                <w:rFonts w:cs="Arial" w:hint="eastAsia"/>
              </w:rPr>
              <w:t>)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585163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流程性的产品需要加入</w:t>
            </w:r>
            <w:r>
              <w:rPr>
                <w:rFonts w:cs="Arial" w:hint="eastAsia"/>
              </w:rPr>
              <w:t>prototype  (Axture)</w:t>
            </w:r>
          </w:p>
        </w:tc>
      </w:tr>
      <w:tr w:rsidR="009E1965" w:rsidTr="009E1965">
        <w:tc>
          <w:tcPr>
            <w:tcW w:w="2428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UE</w:t>
            </w:r>
            <w:r>
              <w:rPr>
                <w:rFonts w:cs="Arial" w:hint="eastAsia"/>
              </w:rPr>
              <w:t>反馈完成</w:t>
            </w:r>
          </w:p>
        </w:tc>
        <w:tc>
          <w:tcPr>
            <w:tcW w:w="1541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对</w:t>
            </w:r>
            <w:r>
              <w:rPr>
                <w:rFonts w:cs="Arial" w:hint="eastAsia"/>
              </w:rPr>
              <w:t xml:space="preserve">mockup </w:t>
            </w:r>
            <w:r w:rsidR="0058363F">
              <w:rPr>
                <w:rFonts w:cs="Arial" w:hint="eastAsia"/>
              </w:rPr>
              <w:t>或是原型</w:t>
            </w:r>
            <w:r>
              <w:rPr>
                <w:rFonts w:cs="Arial" w:hint="eastAsia"/>
              </w:rPr>
              <w:t>做顾客调研报告</w:t>
            </w:r>
          </w:p>
        </w:tc>
      </w:tr>
      <w:tr w:rsidR="00140A6E" w:rsidTr="009E1965">
        <w:tc>
          <w:tcPr>
            <w:tcW w:w="2428" w:type="dxa"/>
          </w:tcPr>
          <w:p w:rsidR="00140A6E" w:rsidRPr="00140A6E" w:rsidRDefault="00140A6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PRD</w:t>
            </w:r>
            <w:r w:rsidR="00BC0EDB">
              <w:rPr>
                <w:rFonts w:cs="Arial" w:hint="eastAsia"/>
              </w:rPr>
              <w:t>初审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953A17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包括架构图</w:t>
            </w:r>
          </w:p>
        </w:tc>
      </w:tr>
      <w:tr w:rsidR="00140A6E" w:rsidTr="009E1965">
        <w:tc>
          <w:tcPr>
            <w:tcW w:w="2428" w:type="dxa"/>
          </w:tcPr>
          <w:p w:rsidR="00140A6E" w:rsidRPr="009E1965" w:rsidRDefault="00140A6E" w:rsidP="00297704">
            <w:pPr>
              <w:rPr>
                <w:rFonts w:cs="Arial"/>
              </w:rPr>
            </w:pPr>
            <w:r>
              <w:rPr>
                <w:rFonts w:ascii="宋体" w:hAnsi="宋体" w:cs="Arial" w:hint="eastAsia"/>
              </w:rPr>
              <w:t>架构</w:t>
            </w:r>
            <w:r w:rsidR="009E1965">
              <w:rPr>
                <w:rFonts w:ascii="宋体" w:hAnsi="宋体" w:cs="Arial" w:hint="eastAsia"/>
              </w:rPr>
              <w:t xml:space="preserve"> EDD 完成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</w:tr>
      <w:tr w:rsidR="009E1965" w:rsidTr="009E1965">
        <w:tc>
          <w:tcPr>
            <w:tcW w:w="2428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开发完成</w:t>
            </w:r>
          </w:p>
        </w:tc>
        <w:tc>
          <w:tcPr>
            <w:tcW w:w="1541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</w:tr>
      <w:tr w:rsidR="00140A6E" w:rsidTr="009E1965">
        <w:tc>
          <w:tcPr>
            <w:tcW w:w="2428" w:type="dxa"/>
          </w:tcPr>
          <w:p w:rsidR="00140A6E" w:rsidRPr="002833CD" w:rsidRDefault="002D4814" w:rsidP="00297704">
            <w:pPr>
              <w:rPr>
                <w:rFonts w:eastAsia="PMingLiU" w:cs="Arial"/>
                <w:lang w:eastAsia="zh-TW"/>
              </w:rPr>
            </w:pPr>
            <w:r>
              <w:rPr>
                <w:rFonts w:cs="Arial" w:hint="eastAsia"/>
              </w:rPr>
              <w:t>测试</w:t>
            </w:r>
            <w:r w:rsidR="00140A6E">
              <w:rPr>
                <w:rFonts w:ascii="宋体" w:hAnsi="宋体" w:cs="Arial" w:hint="eastAsia"/>
              </w:rPr>
              <w:t>完成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</w:tr>
      <w:tr w:rsidR="00140A6E" w:rsidTr="009E1965">
        <w:tc>
          <w:tcPr>
            <w:tcW w:w="2428" w:type="dxa"/>
          </w:tcPr>
          <w:p w:rsidR="00140A6E" w:rsidRPr="003F0C21" w:rsidRDefault="003F0C21" w:rsidP="00297704">
            <w:pPr>
              <w:rPr>
                <w:rFonts w:cs="Arial"/>
              </w:rPr>
            </w:pPr>
            <w:r>
              <w:rPr>
                <w:rFonts w:cs="Arial" w:hint="eastAsia"/>
                <w:lang w:eastAsia="zh-TW"/>
              </w:rPr>
              <w:t>上</w:t>
            </w:r>
            <w:r>
              <w:rPr>
                <w:rFonts w:cs="Arial" w:hint="eastAsia"/>
              </w:rPr>
              <w:t>线</w:t>
            </w:r>
            <w:r>
              <w:rPr>
                <w:rFonts w:eastAsia="PMingLiU" w:cs="Arial" w:hint="eastAsia"/>
                <w:lang w:eastAsia="zh-TW"/>
              </w:rPr>
              <w:t xml:space="preserve"> </w:t>
            </w:r>
            <w:r w:rsidR="00140A6E">
              <w:rPr>
                <w:rFonts w:eastAsia="PMingLiU" w:cs="Arial" w:hint="eastAsia"/>
                <w:lang w:eastAsia="zh-TW"/>
              </w:rPr>
              <w:t>beta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</w:tr>
      <w:tr w:rsidR="003F0C21" w:rsidTr="009E1965">
        <w:tc>
          <w:tcPr>
            <w:tcW w:w="2428" w:type="dxa"/>
          </w:tcPr>
          <w:p w:rsidR="003F0C21" w:rsidRDefault="003F0C21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上线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 w:hint="eastAsia"/>
              </w:rPr>
              <w:t>正式</w:t>
            </w:r>
          </w:p>
        </w:tc>
        <w:tc>
          <w:tcPr>
            <w:tcW w:w="1541" w:type="dxa"/>
          </w:tcPr>
          <w:p w:rsidR="003F0C21" w:rsidRDefault="003F0C21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3F0C21" w:rsidRDefault="003F0C21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3F0C21" w:rsidRDefault="003F0C21" w:rsidP="00297704">
            <w:pPr>
              <w:rPr>
                <w:rFonts w:cs="Arial"/>
                <w:lang w:eastAsia="zh-TW"/>
              </w:rPr>
            </w:pPr>
          </w:p>
        </w:tc>
      </w:tr>
      <w:tr w:rsidR="009E1965" w:rsidTr="009E1965">
        <w:tc>
          <w:tcPr>
            <w:tcW w:w="2428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产品推广</w:t>
            </w:r>
          </w:p>
        </w:tc>
        <w:tc>
          <w:tcPr>
            <w:tcW w:w="1541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</w:tr>
      <w:tr w:rsidR="0093797E" w:rsidTr="009E1965">
        <w:tc>
          <w:tcPr>
            <w:tcW w:w="2428" w:type="dxa"/>
          </w:tcPr>
          <w:p w:rsidR="0093797E" w:rsidRDefault="0093797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lastRenderedPageBreak/>
              <w:t>报表上线时间</w:t>
            </w:r>
          </w:p>
        </w:tc>
        <w:tc>
          <w:tcPr>
            <w:tcW w:w="1541" w:type="dxa"/>
          </w:tcPr>
          <w:p w:rsidR="0093797E" w:rsidRDefault="0093797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3797E" w:rsidRDefault="0093797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3797E" w:rsidRDefault="0093797E" w:rsidP="00297704">
            <w:pPr>
              <w:rPr>
                <w:rFonts w:cs="Arial"/>
                <w:lang w:eastAsia="zh-TW"/>
              </w:rPr>
            </w:pPr>
          </w:p>
        </w:tc>
      </w:tr>
    </w:tbl>
    <w:p w:rsidR="007E5367" w:rsidRDefault="007E5367" w:rsidP="007E5367">
      <w:pPr>
        <w:rPr>
          <w:rFonts w:eastAsia="PMingLiU"/>
          <w:lang w:eastAsia="zh-TW"/>
        </w:rPr>
      </w:pPr>
    </w:p>
    <w:p w:rsidR="007E5367" w:rsidRDefault="007E5367" w:rsidP="001F3524">
      <w:pPr>
        <w:rPr>
          <w:rFonts w:ascii="Tahoma" w:hAnsi="Tahoma" w:cs="Tahoma"/>
          <w:b/>
          <w:bCs/>
        </w:rPr>
      </w:pPr>
    </w:p>
    <w:p w:rsidR="001F3524" w:rsidRPr="001F3524" w:rsidRDefault="001F3524" w:rsidP="001F3524">
      <w:pPr>
        <w:rPr>
          <w:rFonts w:ascii="Tahoma" w:hAnsi="Tahoma" w:cs="Tahoma"/>
          <w:b/>
          <w:bCs/>
        </w:rPr>
      </w:pPr>
    </w:p>
    <w:p w:rsidR="00EE4526" w:rsidRDefault="00EE4526" w:rsidP="001F3524">
      <w:pPr>
        <w:rPr>
          <w:rFonts w:ascii="Verdana" w:hAnsi="Verdana"/>
          <w:sz w:val="32"/>
          <w:szCs w:val="32"/>
        </w:rPr>
      </w:pPr>
    </w:p>
    <w:p w:rsidR="001F3524" w:rsidRDefault="001F3524" w:rsidP="009B7461">
      <w:pPr>
        <w:jc w:val="center"/>
        <w:rPr>
          <w:rFonts w:ascii="Verdana" w:hAnsi="Verdana"/>
          <w:sz w:val="32"/>
          <w:szCs w:val="32"/>
        </w:rPr>
      </w:pPr>
    </w:p>
    <w:p w:rsidR="001F3524" w:rsidRPr="001F3524" w:rsidRDefault="001F3524" w:rsidP="001F3524">
      <w:pPr>
        <w:rPr>
          <w:rFonts w:ascii="Verdana" w:hAnsi="Verdana"/>
          <w:sz w:val="32"/>
          <w:szCs w:val="32"/>
        </w:rPr>
        <w:sectPr w:rsidR="001F3524" w:rsidRPr="001F3524" w:rsidSect="003D634D">
          <w:headerReference w:type="default" r:id="rId9"/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E25CC" w:rsidRDefault="00B93B33" w:rsidP="009B7461">
      <w:pPr>
        <w:jc w:val="center"/>
        <w:rPr>
          <w:rFonts w:ascii="Verdana" w:hAnsi="Verdana"/>
          <w:b/>
          <w:sz w:val="28"/>
          <w:szCs w:val="28"/>
        </w:rPr>
      </w:pPr>
      <w:r w:rsidRPr="003F4D26">
        <w:rPr>
          <w:rFonts w:ascii="Verdana" w:hAnsi="Verdana" w:hint="eastAsia"/>
          <w:b/>
          <w:sz w:val="28"/>
          <w:szCs w:val="28"/>
        </w:rPr>
        <w:lastRenderedPageBreak/>
        <w:t>目录</w:t>
      </w:r>
    </w:p>
    <w:p w:rsidR="003A5BF8" w:rsidRPr="0043345C" w:rsidRDefault="003A5BF8" w:rsidP="009B7461">
      <w:pPr>
        <w:jc w:val="center"/>
        <w:rPr>
          <w:rFonts w:ascii="Verdana" w:eastAsia="PMingLiU" w:hAnsi="Verdana"/>
          <w:b/>
          <w:sz w:val="24"/>
        </w:rPr>
      </w:pPr>
      <w:r w:rsidRPr="0043345C">
        <w:rPr>
          <w:rFonts w:ascii="Verdana" w:eastAsia="PMingLiU" w:hAnsi="Verdana" w:hint="eastAsia"/>
          <w:b/>
          <w:sz w:val="24"/>
        </w:rPr>
        <w:t>如果有不需填写的项目</w:t>
      </w:r>
      <w:r w:rsidRPr="0043345C">
        <w:rPr>
          <w:rFonts w:ascii="Verdana" w:eastAsia="PMingLiU" w:hAnsi="Verdana" w:hint="eastAsia"/>
          <w:b/>
          <w:sz w:val="24"/>
        </w:rPr>
        <w:t xml:space="preserve">, </w:t>
      </w:r>
      <w:r w:rsidRPr="0043345C">
        <w:rPr>
          <w:rFonts w:ascii="Verdana" w:eastAsia="PMingLiU" w:hAnsi="Verdana" w:hint="eastAsia"/>
          <w:b/>
          <w:sz w:val="24"/>
        </w:rPr>
        <w:t>请</w:t>
      </w:r>
      <w:r w:rsidR="00DC5667" w:rsidRPr="0043345C">
        <w:rPr>
          <w:rFonts w:ascii="Verdana" w:eastAsia="PMingLiU" w:hAnsi="Verdana" w:hint="eastAsia"/>
          <w:b/>
          <w:sz w:val="24"/>
        </w:rPr>
        <w:t>勿删除</w:t>
      </w:r>
      <w:r w:rsidR="00DC5667" w:rsidRPr="0043345C">
        <w:rPr>
          <w:rFonts w:ascii="Verdana" w:eastAsia="PMingLiU" w:hAnsi="Verdana" w:hint="eastAsia"/>
          <w:b/>
          <w:sz w:val="24"/>
        </w:rPr>
        <w:t xml:space="preserve">, </w:t>
      </w:r>
      <w:r w:rsidRPr="0043345C">
        <w:rPr>
          <w:rFonts w:ascii="Verdana" w:eastAsia="PMingLiU" w:hAnsi="Verdana" w:hint="eastAsia"/>
          <w:b/>
          <w:sz w:val="24"/>
        </w:rPr>
        <w:t>注明（略）</w:t>
      </w:r>
      <w:r w:rsidR="00DC5667" w:rsidRPr="0043345C">
        <w:rPr>
          <w:rFonts w:ascii="Verdana" w:eastAsia="PMingLiU" w:hAnsi="Verdana" w:hint="eastAsia"/>
          <w:b/>
          <w:sz w:val="24"/>
        </w:rPr>
        <w:t>即可</w:t>
      </w:r>
    </w:p>
    <w:p w:rsidR="002C5055" w:rsidRDefault="00841402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>
        <w:rPr>
          <w:rFonts w:ascii="Verdana" w:hAnsi="Verdana"/>
          <w:sz w:val="32"/>
          <w:szCs w:val="32"/>
        </w:rPr>
        <w:fldChar w:fldCharType="begin"/>
      </w:r>
      <w:r>
        <w:rPr>
          <w:rFonts w:ascii="Verdana" w:hAnsi="Verdana"/>
          <w:sz w:val="32"/>
          <w:szCs w:val="32"/>
        </w:rPr>
        <w:instrText xml:space="preserve"> TOC \o \u </w:instrText>
      </w:r>
      <w:r>
        <w:rPr>
          <w:rFonts w:ascii="Verdana" w:hAnsi="Verdana"/>
          <w:sz w:val="32"/>
          <w:szCs w:val="32"/>
        </w:rPr>
        <w:fldChar w:fldCharType="separate"/>
      </w:r>
      <w:r w:rsidR="002C5055" w:rsidRPr="00D40A4B">
        <w:t>1</w:t>
      </w:r>
      <w:r w:rsidR="002C5055"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="002C5055" w:rsidRPr="00D40A4B">
        <w:rPr>
          <w:rFonts w:ascii="微软雅黑" w:eastAsia="微软雅黑" w:hAnsi="微软雅黑" w:hint="eastAsia"/>
        </w:rPr>
        <w:t>需求来源</w:t>
      </w:r>
      <w:r w:rsidR="002C5055">
        <w:tab/>
      </w:r>
      <w:r w:rsidR="002C5055">
        <w:fldChar w:fldCharType="begin"/>
      </w:r>
      <w:r w:rsidR="002C5055">
        <w:instrText xml:space="preserve"> PAGEREF _Toc421777072 \h </w:instrText>
      </w:r>
      <w:r w:rsidR="002C5055">
        <w:fldChar w:fldCharType="separate"/>
      </w:r>
      <w:r w:rsidR="002C5055">
        <w:t>1</w:t>
      </w:r>
      <w:r w:rsidR="002C5055"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产品说明</w:t>
      </w:r>
      <w:r>
        <w:tab/>
      </w:r>
      <w:r>
        <w:fldChar w:fldCharType="begin"/>
      </w:r>
      <w:r>
        <w:instrText xml:space="preserve"> PAGEREF _Toc421777073 \h </w:instrText>
      </w:r>
      <w:r>
        <w:fldChar w:fldCharType="separate"/>
      </w:r>
      <w:r>
        <w:t>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产品的使用者</w:t>
      </w:r>
      <w:r>
        <w:tab/>
      </w:r>
      <w:r>
        <w:fldChar w:fldCharType="begin"/>
      </w:r>
      <w:r>
        <w:instrText xml:space="preserve"> PAGEREF _Toc421777074 \h </w:instrText>
      </w:r>
      <w:r>
        <w:fldChar w:fldCharType="separate"/>
      </w:r>
      <w:r>
        <w:t>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产品修改的范围</w:t>
      </w:r>
      <w:r>
        <w:tab/>
      </w:r>
      <w:r>
        <w:fldChar w:fldCharType="begin"/>
      </w:r>
      <w:r>
        <w:instrText xml:space="preserve"> PAGEREF _Toc421777075 \h </w:instrText>
      </w:r>
      <w:r>
        <w:fldChar w:fldCharType="separate"/>
      </w:r>
      <w:r>
        <w:t>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政策或目标</w:t>
      </w:r>
      <w:r>
        <w:tab/>
      </w:r>
      <w:r>
        <w:fldChar w:fldCharType="begin"/>
      </w:r>
      <w:r>
        <w:instrText xml:space="preserve"> PAGEREF _Toc421777076 \h </w:instrText>
      </w:r>
      <w:r>
        <w:fldChar w:fldCharType="separate"/>
      </w:r>
      <w:r>
        <w:t>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5.1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政</w:t>
      </w:r>
      <w:r w:rsidR="001B79CC">
        <w:rPr>
          <w:rFonts w:ascii="微软雅黑" w:eastAsia="微软雅黑" w:hAnsi="微软雅黑" w:hint="eastAsia"/>
          <w:lang w:eastAsia="zh-CN"/>
        </w:rPr>
        <w:t xml:space="preserve">  </w:t>
      </w:r>
      <w:r w:rsidRPr="00D40A4B">
        <w:rPr>
          <w:rFonts w:ascii="微软雅黑" w:eastAsia="微软雅黑" w:hAnsi="微软雅黑" w:hint="eastAsia"/>
        </w:rPr>
        <w:t>策</w:t>
      </w:r>
      <w:r>
        <w:tab/>
      </w:r>
      <w:r>
        <w:fldChar w:fldCharType="begin"/>
      </w:r>
      <w:r>
        <w:instrText xml:space="preserve"> PAGEREF _Toc421777077 \h </w:instrText>
      </w:r>
      <w:r>
        <w:fldChar w:fldCharType="separate"/>
      </w:r>
      <w:r>
        <w:t>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5.2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业务目标</w:t>
      </w:r>
      <w:r>
        <w:tab/>
      </w:r>
      <w:r>
        <w:fldChar w:fldCharType="begin"/>
      </w:r>
      <w:r>
        <w:instrText xml:space="preserve"> PAGEREF _Toc421777078 \h </w:instrText>
      </w:r>
      <w:r>
        <w:fldChar w:fldCharType="separate"/>
      </w:r>
      <w:r>
        <w:t>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5.3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产品目标</w:t>
      </w:r>
      <w:r>
        <w:tab/>
      </w:r>
      <w:r>
        <w:fldChar w:fldCharType="begin"/>
      </w:r>
      <w:r>
        <w:instrText xml:space="preserve"> PAGEREF _Toc421777079 \h </w:instrText>
      </w:r>
      <w:r>
        <w:fldChar w:fldCharType="separate"/>
      </w:r>
      <w:r>
        <w:t>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5.3.1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现有的指标</w:t>
      </w:r>
      <w:r>
        <w:tab/>
      </w:r>
      <w:r>
        <w:fldChar w:fldCharType="begin"/>
      </w:r>
      <w:r>
        <w:instrText xml:space="preserve"> PAGEREF _Toc421777080 \h </w:instrText>
      </w:r>
      <w:r>
        <w:fldChar w:fldCharType="separate"/>
      </w:r>
      <w:r>
        <w:t>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5.4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可能遇到的问题</w:t>
      </w:r>
      <w:r>
        <w:tab/>
      </w:r>
      <w:r>
        <w:fldChar w:fldCharType="begin"/>
      </w:r>
      <w:r>
        <w:instrText xml:space="preserve"> PAGEREF _Toc421777081 \h </w:instrText>
      </w:r>
      <w:r>
        <w:fldChar w:fldCharType="separate"/>
      </w:r>
      <w:r>
        <w:t>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6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竞争者现状</w:t>
      </w:r>
      <w:r>
        <w:tab/>
      </w:r>
      <w:r>
        <w:fldChar w:fldCharType="begin"/>
      </w:r>
      <w:r>
        <w:instrText xml:space="preserve"> PAGEREF _Toc421777082 \h </w:instrText>
      </w:r>
      <w:r>
        <w:fldChar w:fldCharType="separate"/>
      </w:r>
      <w:r>
        <w:t>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7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目标顾客</w:t>
      </w:r>
      <w:r>
        <w:tab/>
      </w:r>
      <w:r>
        <w:fldChar w:fldCharType="begin"/>
      </w:r>
      <w:r>
        <w:instrText xml:space="preserve"> PAGEREF _Toc421777083 \h </w:instrText>
      </w:r>
      <w:r>
        <w:fldChar w:fldCharType="separate"/>
      </w:r>
      <w:r>
        <w:t>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8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功能</w:t>
      </w:r>
      <w:r w:rsidRPr="00D40A4B">
        <w:rPr>
          <w:rFonts w:ascii="微软雅黑" w:eastAsia="微软雅黑" w:hAnsi="微软雅黑"/>
        </w:rPr>
        <w:t>/</w:t>
      </w:r>
      <w:r w:rsidRPr="00D40A4B">
        <w:rPr>
          <w:rFonts w:ascii="微软雅黑" w:eastAsia="微软雅黑" w:hAnsi="微软雅黑" w:hint="eastAsia"/>
        </w:rPr>
        <w:t>内容需求</w:t>
      </w:r>
      <w:r>
        <w:tab/>
      </w:r>
      <w:r>
        <w:fldChar w:fldCharType="begin"/>
      </w:r>
      <w:r>
        <w:instrText xml:space="preserve"> PAGEREF _Toc421777084 \h </w:instrText>
      </w:r>
      <w:r>
        <w:fldChar w:fldCharType="separate"/>
      </w:r>
      <w:r>
        <w:t>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8.1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Function List</w:t>
      </w:r>
      <w:r>
        <w:tab/>
      </w:r>
      <w:r>
        <w:fldChar w:fldCharType="begin"/>
      </w:r>
      <w:r>
        <w:instrText xml:space="preserve"> PAGEREF _Toc421777085 \h </w:instrText>
      </w:r>
      <w:r>
        <w:fldChar w:fldCharType="separate"/>
      </w:r>
      <w:r>
        <w:t>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8.2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Site Map</w:t>
      </w:r>
      <w:r>
        <w:tab/>
      </w:r>
      <w:r>
        <w:fldChar w:fldCharType="begin"/>
      </w:r>
      <w:r>
        <w:instrText xml:space="preserve"> PAGEREF _Toc421777086 \h </w:instrText>
      </w:r>
      <w:r>
        <w:fldChar w:fldCharType="separate"/>
      </w:r>
      <w:r>
        <w:t>10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8.3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Use Flow</w:t>
      </w:r>
      <w:r>
        <w:tab/>
      </w:r>
      <w:r>
        <w:fldChar w:fldCharType="begin"/>
      </w:r>
      <w:r>
        <w:instrText xml:space="preserve"> PAGEREF _Toc421777087 \h </w:instrText>
      </w:r>
      <w:r>
        <w:fldChar w:fldCharType="separate"/>
      </w:r>
      <w:r>
        <w:t>10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页面模块说明</w:t>
      </w:r>
      <w:r>
        <w:tab/>
      </w:r>
      <w:r>
        <w:fldChar w:fldCharType="begin"/>
      </w:r>
      <w:r>
        <w:instrText xml:space="preserve"> PAGEREF _Toc421777088 \h </w:instrText>
      </w:r>
      <w:r>
        <w:fldChar w:fldCharType="separate"/>
      </w:r>
      <w:r>
        <w:t>14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1.1, </w:t>
      </w:r>
      <w:r w:rsidRPr="00D40A4B">
        <w:rPr>
          <w:rFonts w:ascii="微软雅黑" w:eastAsia="微软雅黑" w:hAnsi="微软雅黑" w:hint="eastAsia"/>
        </w:rPr>
        <w:t>产品录入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_Toc421777089 \h </w:instrText>
      </w:r>
      <w:r>
        <w:fldChar w:fldCharType="separate"/>
      </w:r>
      <w:r>
        <w:t>14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_Toc421777090 \h </w:instrText>
      </w:r>
      <w:r>
        <w:fldChar w:fldCharType="separate"/>
      </w:r>
      <w:r>
        <w:t>15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_Toc421777091 \h </w:instrText>
      </w:r>
      <w:r>
        <w:fldChar w:fldCharType="separate"/>
      </w:r>
      <w:r>
        <w:t>15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lastRenderedPageBreak/>
        <w:t>9.2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1.2, </w:t>
      </w:r>
      <w:r w:rsidRPr="00D40A4B">
        <w:rPr>
          <w:rFonts w:ascii="微软雅黑" w:eastAsia="微软雅黑" w:hAnsi="微软雅黑" w:hint="eastAsia"/>
        </w:rPr>
        <w:t>上下架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_Toc421777092 \h </w:instrText>
      </w:r>
      <w:r>
        <w:fldChar w:fldCharType="separate"/>
      </w:r>
      <w:r>
        <w:t>15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9.2.1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_Toc421777093 \h </w:instrText>
      </w:r>
      <w:r>
        <w:fldChar w:fldCharType="separate"/>
      </w:r>
      <w:r>
        <w:t>15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9.2.2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_Toc421777094 \h </w:instrText>
      </w:r>
      <w:r>
        <w:fldChar w:fldCharType="separate"/>
      </w:r>
      <w:r>
        <w:t>16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1.3, </w:t>
      </w:r>
      <w:r w:rsidRPr="00D40A4B">
        <w:rPr>
          <w:rFonts w:ascii="微软雅黑" w:eastAsia="微软雅黑" w:hAnsi="微软雅黑" w:hint="eastAsia"/>
        </w:rPr>
        <w:t>产品状态管理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_Toc421777095 \h </w:instrText>
      </w:r>
      <w:r>
        <w:fldChar w:fldCharType="separate"/>
      </w:r>
      <w:r>
        <w:t>16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9.3.1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_Toc421777096 \h </w:instrText>
      </w:r>
      <w:r>
        <w:fldChar w:fldCharType="separate"/>
      </w:r>
      <w:r>
        <w:t>16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9.3.2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_Toc421777097 \h </w:instrText>
      </w:r>
      <w:r>
        <w:fldChar w:fldCharType="separate"/>
      </w:r>
      <w:r>
        <w:t>16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2.1, </w:t>
      </w:r>
      <w:r w:rsidRPr="00D40A4B">
        <w:rPr>
          <w:rFonts w:ascii="微软雅黑" w:eastAsia="微软雅黑" w:hAnsi="微软雅黑" w:hint="eastAsia"/>
        </w:rPr>
        <w:t>首页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_Toc421777098 \h </w:instrText>
      </w:r>
      <w:r>
        <w:fldChar w:fldCharType="separate"/>
      </w:r>
      <w:r>
        <w:t>16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9.4.1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_Toc421777099 \h </w:instrText>
      </w:r>
      <w:r>
        <w:fldChar w:fldCharType="separate"/>
      </w:r>
      <w:r>
        <w:t>17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9.4.2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_Toc421777100 \h </w:instrText>
      </w:r>
      <w:r>
        <w:fldChar w:fldCharType="separate"/>
      </w:r>
      <w:r>
        <w:t>17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2.2, </w:t>
      </w:r>
      <w:r w:rsidRPr="00D40A4B">
        <w:rPr>
          <w:rFonts w:ascii="微软雅黑" w:eastAsia="微软雅黑" w:hAnsi="微软雅黑" w:hint="eastAsia"/>
        </w:rPr>
        <w:t>列表页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_Toc421777101 \h </w:instrText>
      </w:r>
      <w:r>
        <w:fldChar w:fldCharType="separate"/>
      </w:r>
      <w:r>
        <w:t>17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9.5.1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_Toc421777102 \h </w:instrText>
      </w:r>
      <w:r>
        <w:fldChar w:fldCharType="separate"/>
      </w:r>
      <w:r>
        <w:t>18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9.5.2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_Toc421777103 \h </w:instrText>
      </w:r>
      <w:r>
        <w:fldChar w:fldCharType="separate"/>
      </w:r>
      <w:r>
        <w:t>19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9.6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2.3, </w:t>
      </w:r>
      <w:r w:rsidRPr="00D40A4B">
        <w:rPr>
          <w:rFonts w:ascii="微软雅黑" w:eastAsia="微软雅黑" w:hAnsi="微软雅黑" w:hint="eastAsia"/>
        </w:rPr>
        <w:t>单品页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_Toc421777104 \h </w:instrText>
      </w:r>
      <w:r>
        <w:fldChar w:fldCharType="separate"/>
      </w:r>
      <w:r>
        <w:t>19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9.6.1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_Toc421777105 \h </w:instrText>
      </w:r>
      <w:r>
        <w:fldChar w:fldCharType="separate"/>
      </w:r>
      <w:r>
        <w:t>19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9.6.2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_Toc421777106 \h </w:instrText>
      </w:r>
      <w:r>
        <w:fldChar w:fldCharType="separate"/>
      </w:r>
      <w:r>
        <w:t>19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9.7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3.1, </w:t>
      </w:r>
      <w:r w:rsidRPr="00D40A4B">
        <w:rPr>
          <w:rFonts w:ascii="微软雅黑" w:eastAsia="微软雅黑" w:hAnsi="微软雅黑" w:hint="eastAsia"/>
        </w:rPr>
        <w:t>信息确认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_Toc421777107 \h </w:instrText>
      </w:r>
      <w:r>
        <w:fldChar w:fldCharType="separate"/>
      </w:r>
      <w:r>
        <w:t>19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9.7.1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_Toc421777108 \h </w:instrText>
      </w:r>
      <w:r>
        <w:fldChar w:fldCharType="separate"/>
      </w:r>
      <w:r>
        <w:t>20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9.7.2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_Toc421777109 \h </w:instrText>
      </w:r>
      <w:r>
        <w:fldChar w:fldCharType="separate"/>
      </w:r>
      <w:r>
        <w:t>20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9.8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3.2, </w:t>
      </w:r>
      <w:r w:rsidRPr="00D40A4B">
        <w:rPr>
          <w:rFonts w:ascii="微软雅黑" w:eastAsia="微软雅黑" w:hAnsi="微软雅黑" w:hint="eastAsia"/>
        </w:rPr>
        <w:t>合同确认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_Toc421777110 \h </w:instrText>
      </w:r>
      <w:r>
        <w:fldChar w:fldCharType="separate"/>
      </w:r>
      <w:r>
        <w:t>20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9.8.1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_Toc421777111 \h </w:instrText>
      </w:r>
      <w:r>
        <w:fldChar w:fldCharType="separate"/>
      </w:r>
      <w:r>
        <w:t>21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9.8.2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_Toc421777112 \h </w:instrText>
      </w:r>
      <w:r>
        <w:fldChar w:fldCharType="separate"/>
      </w:r>
      <w:r>
        <w:t>21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9.9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3.3, </w:t>
      </w:r>
      <w:r w:rsidRPr="00D40A4B">
        <w:rPr>
          <w:rFonts w:ascii="微软雅黑" w:eastAsia="微软雅黑" w:hAnsi="微软雅黑" w:hint="eastAsia"/>
        </w:rPr>
        <w:t>支付确认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_Toc421777113 \h </w:instrText>
      </w:r>
      <w:r>
        <w:fldChar w:fldCharType="separate"/>
      </w:r>
      <w:r>
        <w:t>21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lastRenderedPageBreak/>
        <w:t>9.9.1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_Toc421777114 \h </w:instrText>
      </w:r>
      <w:r>
        <w:fldChar w:fldCharType="separate"/>
      </w:r>
      <w:r>
        <w:t>21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9.9.2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_Toc421777115 \h </w:instrText>
      </w:r>
      <w:r>
        <w:fldChar w:fldCharType="separate"/>
      </w:r>
      <w:r>
        <w:t>21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9.10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3.4, </w:t>
      </w:r>
      <w:r w:rsidRPr="00D40A4B">
        <w:rPr>
          <w:rFonts w:ascii="微软雅黑" w:eastAsia="微软雅黑" w:hAnsi="微软雅黑" w:hint="eastAsia"/>
        </w:rPr>
        <w:t>信息提醒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_Toc421777116 \h </w:instrText>
      </w:r>
      <w:r>
        <w:fldChar w:fldCharType="separate"/>
      </w:r>
      <w:r>
        <w:t>21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9.10.1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_Toc421777117 \h </w:instrText>
      </w:r>
      <w:r>
        <w:fldChar w:fldCharType="separate"/>
      </w:r>
      <w:r>
        <w:t>22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9.10.2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_Toc421777118 \h </w:instrText>
      </w:r>
      <w:r>
        <w:fldChar w:fldCharType="separate"/>
      </w:r>
      <w:r>
        <w:t>22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4.1, </w:t>
      </w:r>
      <w:r w:rsidRPr="00D40A4B">
        <w:rPr>
          <w:rFonts w:ascii="微软雅黑" w:eastAsia="微软雅黑" w:hAnsi="微软雅黑" w:hint="eastAsia"/>
        </w:rPr>
        <w:t>帐户首页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_Toc421777119 \h </w:instrText>
      </w:r>
      <w:r>
        <w:fldChar w:fldCharType="separate"/>
      </w:r>
      <w:r>
        <w:t>22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9.11.1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_Toc421777120 \h </w:instrText>
      </w:r>
      <w:r>
        <w:fldChar w:fldCharType="separate"/>
      </w:r>
      <w:r>
        <w:t>24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9.11.2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_Toc421777121 \h </w:instrText>
      </w:r>
      <w:r>
        <w:fldChar w:fldCharType="separate"/>
      </w:r>
      <w:r>
        <w:t>24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4.2, </w:t>
      </w:r>
      <w:r w:rsidRPr="00D40A4B">
        <w:rPr>
          <w:rFonts w:ascii="微软雅黑" w:eastAsia="微软雅黑" w:hAnsi="微软雅黑" w:hint="eastAsia"/>
        </w:rPr>
        <w:t>投资统计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_Toc421777122 \h </w:instrText>
      </w:r>
      <w:r>
        <w:fldChar w:fldCharType="separate"/>
      </w:r>
      <w:r>
        <w:t>24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9.12.1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_Toc421777123 \h </w:instrText>
      </w:r>
      <w:r>
        <w:fldChar w:fldCharType="separate"/>
      </w:r>
      <w:r>
        <w:t>25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9.12.2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_Toc421777124 \h </w:instrText>
      </w:r>
      <w:r>
        <w:fldChar w:fldCharType="separate"/>
      </w:r>
      <w:r>
        <w:t>25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4.3, </w:t>
      </w:r>
      <w:r w:rsidRPr="00D40A4B">
        <w:rPr>
          <w:rFonts w:ascii="微软雅黑" w:eastAsia="微软雅黑" w:hAnsi="微软雅黑" w:hint="eastAsia"/>
        </w:rPr>
        <w:t>投资项目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_Toc421777125 \h </w:instrText>
      </w:r>
      <w:r>
        <w:fldChar w:fldCharType="separate"/>
      </w:r>
      <w:r>
        <w:t>25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9.13.1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_Toc421777126 \h </w:instrText>
      </w:r>
      <w:r>
        <w:fldChar w:fldCharType="separate"/>
      </w:r>
      <w:r>
        <w:t>25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9.13.2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_Toc421777127 \h </w:instrText>
      </w:r>
      <w:r>
        <w:fldChar w:fldCharType="separate"/>
      </w:r>
      <w:r>
        <w:t>26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4.4, </w:t>
      </w:r>
      <w:r w:rsidRPr="00D40A4B">
        <w:rPr>
          <w:rFonts w:ascii="微软雅黑" w:eastAsia="微软雅黑" w:hAnsi="微软雅黑" w:hint="eastAsia"/>
        </w:rPr>
        <w:t>项目详情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_Toc421777128 \h </w:instrText>
      </w:r>
      <w:r>
        <w:fldChar w:fldCharType="separate"/>
      </w:r>
      <w:r>
        <w:t>26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9.14.1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_Toc421777129 \h </w:instrText>
      </w:r>
      <w:r>
        <w:fldChar w:fldCharType="separate"/>
      </w:r>
      <w:r>
        <w:t>26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9.14.2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_Toc421777130 \h </w:instrText>
      </w:r>
      <w:r>
        <w:fldChar w:fldCharType="separate"/>
      </w:r>
      <w:r>
        <w:t>27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4.5, </w:t>
      </w:r>
      <w:r w:rsidRPr="00D40A4B">
        <w:rPr>
          <w:rFonts w:ascii="微软雅黑" w:eastAsia="微软雅黑" w:hAnsi="微软雅黑" w:hint="eastAsia"/>
        </w:rPr>
        <w:t>收款明细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_Toc421777131 \h </w:instrText>
      </w:r>
      <w:r>
        <w:fldChar w:fldCharType="separate"/>
      </w:r>
      <w:r>
        <w:t>27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9.15.1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_Toc421777132 \h </w:instrText>
      </w:r>
      <w:r>
        <w:fldChar w:fldCharType="separate"/>
      </w:r>
      <w:r>
        <w:t>27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9.15.2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_Toc421777133 \h </w:instrText>
      </w:r>
      <w:r>
        <w:fldChar w:fldCharType="separate"/>
      </w:r>
      <w:r>
        <w:t>27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9.16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4.6, </w:t>
      </w:r>
      <w:r w:rsidRPr="00D40A4B">
        <w:rPr>
          <w:rFonts w:ascii="微软雅黑" w:eastAsia="微软雅黑" w:hAnsi="微软雅黑" w:hint="eastAsia"/>
        </w:rPr>
        <w:t>资金明细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_Toc421777134 \h </w:instrText>
      </w:r>
      <w:r>
        <w:fldChar w:fldCharType="separate"/>
      </w:r>
      <w:r>
        <w:t>27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9.16.1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_Toc421777135 \h </w:instrText>
      </w:r>
      <w:r>
        <w:fldChar w:fldCharType="separate"/>
      </w:r>
      <w:r>
        <w:t>28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lastRenderedPageBreak/>
        <w:t>9.16.2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_Toc421777136 \h </w:instrText>
      </w:r>
      <w:r>
        <w:fldChar w:fldCharType="separate"/>
      </w:r>
      <w:r>
        <w:t>28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9.17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5.1, </w:t>
      </w:r>
      <w:r w:rsidRPr="00D40A4B">
        <w:rPr>
          <w:rFonts w:ascii="微软雅黑" w:eastAsia="微软雅黑" w:hAnsi="微软雅黑" w:hint="eastAsia"/>
        </w:rPr>
        <w:t>提取确认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_Toc421777137 \h </w:instrText>
      </w:r>
      <w:r>
        <w:fldChar w:fldCharType="separate"/>
      </w:r>
      <w:r>
        <w:t>28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9.17.1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_Toc421777138 \h </w:instrText>
      </w:r>
      <w:r>
        <w:fldChar w:fldCharType="separate"/>
      </w:r>
      <w:r>
        <w:t>29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9.17.2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_Toc421777139 \h </w:instrText>
      </w:r>
      <w:r>
        <w:fldChar w:fldCharType="separate"/>
      </w:r>
      <w:r>
        <w:t>29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strike/>
        </w:rPr>
        <w:t>9.18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  <w:strike/>
        </w:rPr>
        <w:t xml:space="preserve">&lt; 5.2, </w:t>
      </w:r>
      <w:r w:rsidRPr="00D40A4B">
        <w:rPr>
          <w:rFonts w:ascii="微软雅黑" w:eastAsia="微软雅黑" w:hAnsi="微软雅黑" w:hint="eastAsia"/>
          <w:strike/>
        </w:rPr>
        <w:t>支付密码确认</w:t>
      </w:r>
      <w:r w:rsidRPr="00D40A4B">
        <w:rPr>
          <w:rFonts w:ascii="微软雅黑" w:eastAsia="微软雅黑" w:hAnsi="微软雅黑"/>
          <w:strike/>
        </w:rPr>
        <w:t>&gt;</w:t>
      </w:r>
      <w:r>
        <w:tab/>
      </w:r>
      <w:r>
        <w:fldChar w:fldCharType="begin"/>
      </w:r>
      <w:r>
        <w:instrText xml:space="preserve"> PAGEREF _Toc421777140 \h </w:instrText>
      </w:r>
      <w:r>
        <w:fldChar w:fldCharType="separate"/>
      </w:r>
      <w:r>
        <w:t>29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  <w:strike/>
        </w:rPr>
        <w:t>9.18.1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  <w:strike/>
        </w:rPr>
        <w:t>变化的</w:t>
      </w:r>
      <w:r w:rsidRPr="00D40A4B">
        <w:rPr>
          <w:rFonts w:ascii="微软雅黑" w:eastAsia="微软雅黑" w:hAnsi="微软雅黑"/>
          <w:strike/>
        </w:rPr>
        <w:t>mockup</w:t>
      </w:r>
      <w:r>
        <w:tab/>
      </w:r>
      <w:r>
        <w:fldChar w:fldCharType="begin"/>
      </w:r>
      <w:r>
        <w:instrText xml:space="preserve"> PAGEREF _Toc421777141 \h </w:instrText>
      </w:r>
      <w:r>
        <w:fldChar w:fldCharType="separate"/>
      </w:r>
      <w:r>
        <w:t>29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  <w:strike/>
        </w:rPr>
        <w:t>9.18.2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  <w:strike/>
        </w:rPr>
        <w:t>Exception</w:t>
      </w:r>
      <w:r w:rsidRPr="00D40A4B">
        <w:rPr>
          <w:rFonts w:ascii="微软雅黑" w:eastAsia="微软雅黑" w:hAnsi="微软雅黑" w:hint="eastAsia"/>
          <w:strike/>
        </w:rPr>
        <w:t>出错</w:t>
      </w:r>
      <w:r w:rsidRPr="00D40A4B">
        <w:rPr>
          <w:rFonts w:ascii="微软雅黑" w:eastAsia="微软雅黑" w:hAnsi="微软雅黑"/>
          <w:strike/>
        </w:rPr>
        <w:t xml:space="preserve"> mockup</w:t>
      </w:r>
      <w:r>
        <w:tab/>
      </w:r>
      <w:r>
        <w:fldChar w:fldCharType="begin"/>
      </w:r>
      <w:r>
        <w:instrText xml:space="preserve"> PAGEREF _Toc421777142 \h </w:instrText>
      </w:r>
      <w:r>
        <w:fldChar w:fldCharType="separate"/>
      </w:r>
      <w:r>
        <w:t>30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9.19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 xml:space="preserve">&lt; 5.3, </w:t>
      </w:r>
      <w:r w:rsidRPr="00D40A4B">
        <w:rPr>
          <w:rFonts w:ascii="微软雅黑" w:eastAsia="微软雅黑" w:hAnsi="微软雅黑" w:hint="eastAsia"/>
        </w:rPr>
        <w:t>信息提示</w:t>
      </w:r>
      <w:r w:rsidRPr="00D40A4B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_Toc421777143 \h </w:instrText>
      </w:r>
      <w:r>
        <w:fldChar w:fldCharType="separate"/>
      </w:r>
      <w:r>
        <w:t>30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9.19.1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变化的</w:t>
      </w:r>
      <w:r w:rsidRPr="00D40A4B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_Toc421777144 \h </w:instrText>
      </w:r>
      <w:r>
        <w:fldChar w:fldCharType="separate"/>
      </w:r>
      <w:r>
        <w:t>30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9.19.2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/>
        </w:rPr>
        <w:t>Exception</w:t>
      </w:r>
      <w:r w:rsidRPr="00D40A4B">
        <w:rPr>
          <w:rFonts w:ascii="微软雅黑" w:eastAsia="微软雅黑" w:hAnsi="微软雅黑" w:hint="eastAsia"/>
        </w:rPr>
        <w:t>出错</w:t>
      </w:r>
      <w:r w:rsidRPr="00D40A4B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_Toc421777145 \h </w:instrText>
      </w:r>
      <w:r>
        <w:fldChar w:fldCharType="separate"/>
      </w:r>
      <w:r>
        <w:t>30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10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直邮</w:t>
      </w:r>
      <w:r w:rsidRPr="00D40A4B">
        <w:rPr>
          <w:rFonts w:ascii="微软雅黑" w:eastAsia="微软雅黑" w:hAnsi="微软雅黑"/>
        </w:rPr>
        <w:t>/</w:t>
      </w:r>
      <w:r w:rsidRPr="00D40A4B">
        <w:rPr>
          <w:rFonts w:ascii="微软雅黑" w:eastAsia="微软雅黑" w:hAnsi="微软雅黑" w:hint="eastAsia"/>
        </w:rPr>
        <w:t>短信</w:t>
      </w:r>
      <w:r>
        <w:tab/>
      </w:r>
      <w:r>
        <w:fldChar w:fldCharType="begin"/>
      </w:r>
      <w:r>
        <w:instrText xml:space="preserve"> PAGEREF _Toc421777146 \h </w:instrText>
      </w:r>
      <w:r>
        <w:fldChar w:fldCharType="separate"/>
      </w:r>
      <w:r>
        <w:t>30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系统架构</w:t>
      </w:r>
      <w:r>
        <w:tab/>
      </w:r>
      <w:r>
        <w:fldChar w:fldCharType="begin"/>
      </w:r>
      <w:r>
        <w:instrText xml:space="preserve"> PAGEREF _Toc421777147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11.1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新的事件（</w:t>
      </w:r>
      <w:r w:rsidRPr="00D40A4B">
        <w:rPr>
          <w:rFonts w:ascii="微软雅黑" w:eastAsia="微软雅黑" w:hAnsi="微软雅黑"/>
        </w:rPr>
        <w:t>Event</w:t>
      </w:r>
      <w:r w:rsidRPr="00D40A4B">
        <w:rPr>
          <w:rFonts w:ascii="微软雅黑" w:eastAsia="微软雅黑" w:hAnsi="微软雅黑" w:hint="eastAsia"/>
        </w:rPr>
        <w:t>）</w:t>
      </w:r>
      <w:r>
        <w:tab/>
      </w:r>
      <w:r>
        <w:fldChar w:fldCharType="begin"/>
      </w:r>
      <w:r>
        <w:instrText xml:space="preserve"> PAGEREF _Toc421777148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11.2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架构图</w:t>
      </w:r>
      <w:r>
        <w:tab/>
      </w:r>
      <w:r>
        <w:fldChar w:fldCharType="begin"/>
      </w:r>
      <w:r>
        <w:instrText xml:space="preserve"> PAGEREF _Toc421777149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新产品顾客体验调研</w:t>
      </w:r>
      <w:r>
        <w:tab/>
      </w:r>
      <w:r>
        <w:fldChar w:fldCharType="begin"/>
      </w:r>
      <w:r>
        <w:instrText xml:space="preserve"> PAGEREF _Toc421777150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12.1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测试目标人群</w:t>
      </w:r>
      <w:r>
        <w:tab/>
      </w:r>
      <w:r>
        <w:fldChar w:fldCharType="begin"/>
      </w:r>
      <w:r>
        <w:instrText xml:space="preserve"> PAGEREF _Toc421777151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12.2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测试范围</w:t>
      </w:r>
      <w:r>
        <w:tab/>
      </w:r>
      <w:r>
        <w:fldChar w:fldCharType="begin"/>
      </w:r>
      <w:r>
        <w:instrText xml:space="preserve"> PAGEREF _Toc421777152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12.2.1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浏览页面</w:t>
      </w:r>
      <w:r>
        <w:tab/>
      </w:r>
      <w:r>
        <w:fldChar w:fldCharType="begin"/>
      </w:r>
      <w:r>
        <w:instrText xml:space="preserve"> PAGEREF _Toc421777153 \h </w:instrText>
      </w:r>
      <w:r>
        <w:fldChar w:fldCharType="separate"/>
      </w:r>
      <w:r>
        <w:t>32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12.2.2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有提示浏览操作（不需要登录）。</w:t>
      </w:r>
      <w:r>
        <w:tab/>
      </w:r>
      <w:r>
        <w:fldChar w:fldCharType="begin"/>
      </w:r>
      <w:r>
        <w:instrText xml:space="preserve"> PAGEREF _Toc421777154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12.2.3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有提示流程操作（需要登录）</w:t>
      </w:r>
      <w:r>
        <w:tab/>
      </w:r>
      <w:r>
        <w:fldChar w:fldCharType="begin"/>
      </w:r>
      <w:r>
        <w:instrText xml:space="preserve"> PAGEREF _Toc421777155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12.2.4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用户反馈的问题已经改进建议</w:t>
      </w:r>
      <w:r>
        <w:tab/>
      </w:r>
      <w:r>
        <w:fldChar w:fldCharType="begin"/>
      </w:r>
      <w:r>
        <w:instrText xml:space="preserve"> PAGEREF _Toc421777156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rPr>
          <w:rFonts w:ascii="微软雅黑" w:eastAsia="微软雅黑" w:hAnsi="微软雅黑"/>
        </w:rPr>
        <w:t>12.2.5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已经解决的问题</w:t>
      </w:r>
      <w:r>
        <w:tab/>
      </w:r>
      <w:r>
        <w:fldChar w:fldCharType="begin"/>
      </w:r>
      <w:r>
        <w:instrText xml:space="preserve"> PAGEREF _Toc421777157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lastRenderedPageBreak/>
        <w:t>13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风险评估</w:t>
      </w:r>
      <w:r>
        <w:tab/>
      </w:r>
      <w:r>
        <w:fldChar w:fldCharType="begin"/>
      </w:r>
      <w:r>
        <w:instrText xml:space="preserve"> PAGEREF _Toc421777158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支持部门</w:t>
      </w:r>
      <w:r w:rsidRPr="00D40A4B">
        <w:rPr>
          <w:rFonts w:ascii="微软雅黑" w:eastAsia="微软雅黑" w:hAnsi="微软雅黑"/>
        </w:rPr>
        <w:t>(</w:t>
      </w:r>
      <w:r w:rsidRPr="00D40A4B">
        <w:rPr>
          <w:rFonts w:ascii="微软雅黑" w:eastAsia="微软雅黑" w:hAnsi="微软雅黑" w:hint="eastAsia"/>
        </w:rPr>
        <w:t>非技术部</w:t>
      </w:r>
      <w:r w:rsidRPr="00D40A4B">
        <w:rPr>
          <w:rFonts w:ascii="微软雅黑" w:eastAsia="微软雅黑" w:hAnsi="微软雅黑"/>
        </w:rPr>
        <w:t>)</w:t>
      </w:r>
      <w:r>
        <w:tab/>
      </w:r>
      <w:r>
        <w:fldChar w:fldCharType="begin"/>
      </w:r>
      <w:r>
        <w:instrText xml:space="preserve"> PAGEREF _Toc421777159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14.1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法</w:t>
      </w:r>
      <w:r w:rsidR="00F73C3D">
        <w:rPr>
          <w:rFonts w:ascii="微软雅黑" w:eastAsia="微软雅黑" w:hAnsi="微软雅黑" w:hint="eastAsia"/>
          <w:lang w:eastAsia="zh-CN"/>
        </w:rPr>
        <w:t xml:space="preserve">  </w:t>
      </w:r>
      <w:r w:rsidRPr="00D40A4B">
        <w:rPr>
          <w:rFonts w:ascii="微软雅黑" w:eastAsia="微软雅黑" w:hAnsi="微软雅黑" w:hint="eastAsia"/>
        </w:rPr>
        <w:t>务</w:t>
      </w:r>
      <w:r>
        <w:tab/>
      </w:r>
      <w:r>
        <w:fldChar w:fldCharType="begin"/>
      </w:r>
      <w:r>
        <w:instrText xml:space="preserve"> PAGEREF _Toc421777160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14.2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财</w:t>
      </w:r>
      <w:r w:rsidR="00F73C3D">
        <w:rPr>
          <w:rFonts w:ascii="微软雅黑" w:eastAsia="微软雅黑" w:hAnsi="微软雅黑" w:hint="eastAsia"/>
          <w:lang w:eastAsia="zh-CN"/>
        </w:rPr>
        <w:t xml:space="preserve">  </w:t>
      </w:r>
      <w:r w:rsidRPr="00D40A4B">
        <w:rPr>
          <w:rFonts w:ascii="微软雅黑" w:eastAsia="微软雅黑" w:hAnsi="微软雅黑" w:hint="eastAsia"/>
        </w:rPr>
        <w:t>务</w:t>
      </w:r>
      <w:r>
        <w:tab/>
      </w:r>
      <w:r>
        <w:fldChar w:fldCharType="begin"/>
      </w:r>
      <w:r>
        <w:instrText xml:space="preserve"> PAGEREF _Toc421777161 \h </w:instrText>
      </w:r>
      <w:r>
        <w:fldChar w:fldCharType="separate"/>
      </w:r>
      <w:r>
        <w:t>33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14.3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客</w:t>
      </w:r>
      <w:r w:rsidR="00F73C3D">
        <w:rPr>
          <w:rFonts w:ascii="微软雅黑" w:eastAsia="微软雅黑" w:hAnsi="微软雅黑" w:hint="eastAsia"/>
          <w:lang w:eastAsia="zh-CN"/>
        </w:rPr>
        <w:t xml:space="preserve">  </w:t>
      </w:r>
      <w:r w:rsidRPr="00D40A4B">
        <w:rPr>
          <w:rFonts w:ascii="微软雅黑" w:eastAsia="微软雅黑" w:hAnsi="微软雅黑" w:hint="eastAsia"/>
        </w:rPr>
        <w:t>服</w:t>
      </w:r>
      <w:r>
        <w:tab/>
      </w:r>
      <w:r>
        <w:fldChar w:fldCharType="begin"/>
      </w:r>
      <w:r>
        <w:instrText xml:space="preserve"> PAGEREF _Toc421777162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14.4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市场部</w:t>
      </w:r>
      <w:r>
        <w:tab/>
      </w:r>
      <w:r>
        <w:fldChar w:fldCharType="begin"/>
      </w:r>
      <w:r>
        <w:instrText xml:space="preserve"> PAGEREF _Toc421777163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14.5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产品部</w:t>
      </w:r>
      <w:r>
        <w:tab/>
      </w:r>
      <w:r>
        <w:fldChar w:fldCharType="begin"/>
      </w:r>
      <w:r>
        <w:instrText xml:space="preserve"> PAGEREF _Toc421777164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上线需求</w:t>
      </w:r>
      <w:r>
        <w:tab/>
      </w:r>
      <w:r>
        <w:fldChar w:fldCharType="begin"/>
      </w:r>
      <w:r>
        <w:instrText xml:space="preserve"> PAGEREF _Toc421777165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15.1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帮助中心的改变</w:t>
      </w:r>
      <w:r>
        <w:tab/>
      </w:r>
      <w:r>
        <w:fldChar w:fldCharType="begin"/>
      </w:r>
      <w:r>
        <w:instrText xml:space="preserve"> PAGEREF _Toc421777166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15.2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运营需求</w:t>
      </w:r>
      <w:r>
        <w:tab/>
      </w:r>
      <w:r>
        <w:fldChar w:fldCharType="begin"/>
      </w:r>
      <w:r>
        <w:instrText xml:space="preserve"> PAGEREF _Toc421777167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15.3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数据跟踪与分析需求</w:t>
      </w:r>
      <w:r>
        <w:tab/>
      </w:r>
      <w:r>
        <w:fldChar w:fldCharType="begin"/>
      </w:r>
      <w:r>
        <w:instrText xml:space="preserve"> PAGEREF _Toc421777168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15.4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公司内部沟通</w:t>
      </w:r>
      <w:r w:rsidRPr="00D40A4B">
        <w:rPr>
          <w:rFonts w:ascii="微软雅黑" w:eastAsia="微软雅黑" w:hAnsi="微软雅黑"/>
        </w:rPr>
        <w:t>/</w:t>
      </w:r>
      <w:r w:rsidRPr="00D40A4B">
        <w:rPr>
          <w:rFonts w:ascii="微软雅黑" w:eastAsia="微软雅黑" w:hAnsi="微软雅黑" w:hint="eastAsia"/>
        </w:rPr>
        <w:t>培训需求</w:t>
      </w:r>
      <w:r>
        <w:tab/>
      </w:r>
      <w:r>
        <w:fldChar w:fldCharType="begin"/>
      </w:r>
      <w:r>
        <w:instrText xml:space="preserve"> PAGEREF _Toc421777169 \h </w:instrText>
      </w:r>
      <w:r>
        <w:fldChar w:fldCharType="separate"/>
      </w:r>
      <w:r>
        <w:t>34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15.5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公司外部沟通</w:t>
      </w:r>
      <w:r w:rsidRPr="00D40A4B">
        <w:rPr>
          <w:rFonts w:ascii="微软雅黑" w:eastAsia="微软雅黑" w:hAnsi="微软雅黑"/>
        </w:rPr>
        <w:t>/</w:t>
      </w:r>
      <w:r w:rsidRPr="00D40A4B">
        <w:rPr>
          <w:rFonts w:ascii="微软雅黑" w:eastAsia="微软雅黑" w:hAnsi="微软雅黑" w:hint="eastAsia"/>
        </w:rPr>
        <w:t>培训需求</w:t>
      </w:r>
      <w:r>
        <w:tab/>
      </w:r>
      <w:r>
        <w:fldChar w:fldCharType="begin"/>
      </w:r>
      <w:r>
        <w:instrText xml:space="preserve"> PAGEREF _Toc421777170 \h </w:instrText>
      </w:r>
      <w:r>
        <w:fldChar w:fldCharType="separate"/>
      </w:r>
      <w:r>
        <w:t>35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15.6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行销</w:t>
      </w:r>
      <w:r w:rsidRPr="00D40A4B">
        <w:rPr>
          <w:rFonts w:ascii="微软雅黑" w:eastAsia="微软雅黑" w:hAnsi="微软雅黑"/>
        </w:rPr>
        <w:t>/</w:t>
      </w:r>
      <w:r w:rsidRPr="00D40A4B">
        <w:rPr>
          <w:rFonts w:ascii="微软雅黑" w:eastAsia="微软雅黑" w:hAnsi="微软雅黑" w:hint="eastAsia"/>
        </w:rPr>
        <w:t>推广需求</w:t>
      </w:r>
      <w:r>
        <w:tab/>
      </w:r>
      <w:r>
        <w:fldChar w:fldCharType="begin"/>
      </w:r>
      <w:r>
        <w:instrText xml:space="preserve"> PAGEREF _Toc421777171 \h </w:instrText>
      </w:r>
      <w:r>
        <w:fldChar w:fldCharType="separate"/>
      </w:r>
      <w:r>
        <w:t>35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16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初审提出的问题和回应</w:t>
      </w:r>
      <w:r>
        <w:tab/>
      </w:r>
      <w:r>
        <w:fldChar w:fldCharType="begin"/>
      </w:r>
      <w:r>
        <w:instrText xml:space="preserve"> PAGEREF _Toc421777172 \h </w:instrText>
      </w:r>
      <w:r>
        <w:fldChar w:fldCharType="separate"/>
      </w:r>
      <w:r>
        <w:t>36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17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补</w:t>
      </w:r>
      <w:r w:rsidR="00F73C3D">
        <w:rPr>
          <w:rFonts w:ascii="微软雅黑" w:eastAsia="微软雅黑" w:hAnsi="微软雅黑" w:hint="eastAsia"/>
          <w:lang w:eastAsia="zh-CN"/>
        </w:rPr>
        <w:t xml:space="preserve">  </w:t>
      </w:r>
      <w:r w:rsidRPr="00D40A4B">
        <w:rPr>
          <w:rFonts w:ascii="微软雅黑" w:eastAsia="微软雅黑" w:hAnsi="微软雅黑" w:hint="eastAsia"/>
        </w:rPr>
        <w:t>充</w:t>
      </w:r>
      <w:r>
        <w:tab/>
      </w:r>
      <w:r>
        <w:fldChar w:fldCharType="begin"/>
      </w:r>
      <w:r>
        <w:instrText xml:space="preserve"> PAGEREF _Toc421777173 \h </w:instrText>
      </w:r>
      <w:r>
        <w:fldChar w:fldCharType="separate"/>
      </w:r>
      <w:r>
        <w:t>36</w:t>
      </w:r>
      <w:r>
        <w:fldChar w:fldCharType="end"/>
      </w:r>
    </w:p>
    <w:p w:rsidR="002C5055" w:rsidRDefault="002C5055">
      <w:pPr>
        <w:pStyle w:val="40"/>
        <w:rPr>
          <w:rFonts w:asciiTheme="minorHAnsi" w:eastAsiaTheme="minorEastAsia" w:hAnsiTheme="minorHAnsi" w:cstheme="minorBidi"/>
          <w:szCs w:val="22"/>
          <w:lang w:eastAsia="zh-CN"/>
        </w:rPr>
      </w:pPr>
      <w:r w:rsidRPr="00D40A4B">
        <w:t>18</w:t>
      </w:r>
      <w:r>
        <w:rPr>
          <w:rFonts w:asciiTheme="minorHAnsi" w:eastAsiaTheme="minorEastAsia" w:hAnsiTheme="minorHAnsi" w:cstheme="minorBidi"/>
          <w:szCs w:val="22"/>
          <w:lang w:eastAsia="zh-CN"/>
        </w:rPr>
        <w:tab/>
      </w:r>
      <w:r w:rsidRPr="00D40A4B">
        <w:rPr>
          <w:rFonts w:ascii="微软雅黑" w:eastAsia="微软雅黑" w:hAnsi="微软雅黑" w:hint="eastAsia"/>
        </w:rPr>
        <w:t>附</w:t>
      </w:r>
      <w:r w:rsidR="00F73C3D">
        <w:rPr>
          <w:rFonts w:ascii="微软雅黑" w:eastAsia="微软雅黑" w:hAnsi="微软雅黑" w:hint="eastAsia"/>
          <w:lang w:eastAsia="zh-CN"/>
        </w:rPr>
        <w:t xml:space="preserve">  </w:t>
      </w:r>
      <w:r w:rsidRPr="00D40A4B">
        <w:rPr>
          <w:rFonts w:ascii="微软雅黑" w:eastAsia="微软雅黑" w:hAnsi="微软雅黑" w:hint="eastAsia"/>
        </w:rPr>
        <w:t>件</w:t>
      </w:r>
      <w:r>
        <w:tab/>
      </w:r>
      <w:r>
        <w:fldChar w:fldCharType="begin"/>
      </w:r>
      <w:r>
        <w:instrText xml:space="preserve"> PAGEREF _Toc421777174 \h </w:instrText>
      </w:r>
      <w:r>
        <w:fldChar w:fldCharType="separate"/>
      </w:r>
      <w:r>
        <w:t>37</w:t>
      </w:r>
      <w:r>
        <w:fldChar w:fldCharType="end"/>
      </w:r>
    </w:p>
    <w:p w:rsidR="00FE25CC" w:rsidRPr="006C156E" w:rsidRDefault="00841402" w:rsidP="00FE25CC">
      <w:pPr>
        <w:jc w:val="center"/>
        <w:rPr>
          <w:rFonts w:ascii="Verdana" w:eastAsia="PMingLiU" w:hAnsi="Verdana"/>
          <w:sz w:val="32"/>
          <w:szCs w:val="32"/>
          <w:lang w:eastAsia="zh-TW"/>
        </w:rPr>
      </w:pPr>
      <w:r>
        <w:rPr>
          <w:rFonts w:ascii="Verdana" w:eastAsia="Arial Unicode MS" w:hAnsi="Verdana" w:cs="Arial Unicode MS"/>
          <w:noProof/>
          <w:sz w:val="32"/>
          <w:szCs w:val="32"/>
          <w:lang w:eastAsia="zh-TW"/>
        </w:rPr>
        <w:fldChar w:fldCharType="end"/>
      </w:r>
    </w:p>
    <w:p w:rsidR="009B7461" w:rsidRPr="009B7461" w:rsidRDefault="009B7461" w:rsidP="00FE25CC">
      <w:pPr>
        <w:jc w:val="center"/>
        <w:rPr>
          <w:rFonts w:ascii="Verdana" w:eastAsia="PMingLiU" w:hAnsi="Verdana"/>
          <w:sz w:val="32"/>
          <w:szCs w:val="32"/>
        </w:rPr>
        <w:sectPr w:rsidR="009B7461" w:rsidRPr="009B7461" w:rsidSect="003D63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5421B" w:rsidRPr="00B22DAB" w:rsidRDefault="00D17630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</w:rPr>
      </w:pPr>
      <w:bookmarkStart w:id="1" w:name="_Toc421777072"/>
      <w:r w:rsidRPr="00B22DAB">
        <w:rPr>
          <w:rFonts w:ascii="微软雅黑" w:eastAsia="微软雅黑" w:hAnsi="微软雅黑" w:hint="eastAsia"/>
          <w:b w:val="0"/>
          <w:lang w:eastAsia="zh-TW"/>
        </w:rPr>
        <w:lastRenderedPageBreak/>
        <w:t>需求来源</w:t>
      </w:r>
      <w:bookmarkEnd w:id="1"/>
    </w:p>
    <w:p w:rsidR="00CC2A20" w:rsidRPr="00B22DAB" w:rsidRDefault="00D352A9" w:rsidP="0054576D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《</w:t>
      </w:r>
      <w:r w:rsidR="0054576D" w:rsidRPr="0054576D">
        <w:rPr>
          <w:rFonts w:ascii="宋体" w:hAnsi="宋体" w:hint="eastAsia"/>
        </w:rPr>
        <w:t>阶梯收益产品BRD_v.</w:t>
      </w:r>
      <w:r w:rsidR="00A5728E">
        <w:rPr>
          <w:rFonts w:ascii="宋体" w:hAnsi="宋体" w:hint="eastAsia"/>
        </w:rPr>
        <w:t>5</w:t>
      </w:r>
      <w:r w:rsidR="0054576D" w:rsidRPr="0054576D">
        <w:rPr>
          <w:rFonts w:ascii="宋体" w:hAnsi="宋体" w:hint="eastAsia"/>
        </w:rPr>
        <w:t>（修改版）</w:t>
      </w:r>
      <w:r>
        <w:rPr>
          <w:rFonts w:ascii="宋体" w:hAnsi="宋体" w:hint="eastAsia"/>
        </w:rPr>
        <w:t>》</w:t>
      </w:r>
    </w:p>
    <w:p w:rsidR="00FE25CC" w:rsidRPr="00DC06FE" w:rsidRDefault="00FA095A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2" w:name="_Toc421777073"/>
      <w:r w:rsidRPr="00DC06FE">
        <w:rPr>
          <w:rFonts w:ascii="微软雅黑" w:eastAsia="微软雅黑" w:hAnsi="微软雅黑" w:hint="eastAsia"/>
          <w:b w:val="0"/>
          <w:lang w:eastAsia="zh-TW"/>
        </w:rPr>
        <w:t>产品说明</w:t>
      </w:r>
      <w:bookmarkEnd w:id="2"/>
    </w:p>
    <w:p w:rsidR="00761029" w:rsidRPr="00DC06FE" w:rsidRDefault="002D66DA" w:rsidP="00F92A6A">
      <w:pPr>
        <w:pStyle w:val="4"/>
        <w:numPr>
          <w:ilvl w:val="1"/>
          <w:numId w:val="1"/>
        </w:numPr>
        <w:rPr>
          <w:rFonts w:ascii="宋体" w:hAnsi="宋体"/>
        </w:rPr>
      </w:pPr>
      <w:r w:rsidRPr="00DC06FE">
        <w:rPr>
          <w:rFonts w:ascii="宋体" w:hAnsi="宋体" w:hint="eastAsia"/>
          <w:lang w:eastAsia="zh-TW"/>
        </w:rPr>
        <w:t>产品简介</w:t>
      </w:r>
    </w:p>
    <w:p w:rsidR="0054576D" w:rsidRDefault="0054576D" w:rsidP="0054576D">
      <w:pPr>
        <w:ind w:firstLine="420"/>
      </w:pPr>
      <w:r>
        <w:rPr>
          <w:rFonts w:hint="eastAsia"/>
        </w:rPr>
        <w:t>目前陆金所平台上的零活宝对准的是银行的活期存款产品及</w:t>
      </w:r>
      <w:r>
        <w:t>14</w:t>
      </w:r>
      <w:r>
        <w:rPr>
          <w:rFonts w:hint="eastAsia"/>
        </w:rPr>
        <w:t>天、</w:t>
      </w:r>
      <w:r>
        <w:t>28</w:t>
      </w:r>
      <w:r>
        <w:rPr>
          <w:rFonts w:hint="eastAsia"/>
        </w:rPr>
        <w:t>天定期存款；彩虹、财富系列对准的是银行的定期存款产品。新产品对准的是银行智能存款，填补了产品空白。瞄准的是客户短期闲置但非长期投资的资金，有广阔的市场潜力。</w:t>
      </w:r>
    </w:p>
    <w:p w:rsidR="002E7849" w:rsidRPr="00DC0AD1" w:rsidRDefault="0054576D" w:rsidP="002E7849">
      <w:pPr>
        <w:ind w:firstLine="420"/>
      </w:pPr>
      <w:r>
        <w:rPr>
          <w:rFonts w:hint="eastAsia"/>
        </w:rPr>
        <w:t>新产品为客户进行智能理财，用来解决的客户痛点是：客户不确定临时资金什么时候需要用，不敢放在定期产品而只能放在活期产品中，但活期产品收益率较低，过来一两个月后客户发现其实该部分资金一直未用，损失了这两个月的机会收益；通过本产品，替客户进行智能理财，客户只要将可能需要用的资金放入此产品里面，客户可以随时提取使用，同时，若未使用，将给客户高于活期产品的收益，客户的资金存放时间越久，最后的收益率越高。让客户无需操心自己的理财，可以更加轻松的生活工作。</w:t>
      </w:r>
      <w:r w:rsidR="002E7849" w:rsidRPr="00DC0AD1">
        <w:rPr>
          <w:rFonts w:hint="eastAsia"/>
        </w:rPr>
        <w:t>该产品每天</w:t>
      </w:r>
      <w:r w:rsidR="002E7849" w:rsidRPr="00DC0AD1">
        <w:rPr>
          <w:rFonts w:hint="eastAsia"/>
        </w:rPr>
        <w:t>24</w:t>
      </w:r>
      <w:r w:rsidR="002E7849" w:rsidRPr="00DC0AD1">
        <w:rPr>
          <w:rFonts w:hint="eastAsia"/>
        </w:rPr>
        <w:t>小时开放</w:t>
      </w:r>
      <w:r w:rsidR="002E7849">
        <w:rPr>
          <w:rFonts w:hint="eastAsia"/>
        </w:rPr>
        <w:t>投资</w:t>
      </w:r>
      <w:r w:rsidR="002E7849" w:rsidRPr="00DC0AD1">
        <w:rPr>
          <w:rFonts w:hint="eastAsia"/>
        </w:rPr>
        <w:t>、</w:t>
      </w:r>
      <w:r w:rsidR="002E7849">
        <w:rPr>
          <w:rFonts w:hint="eastAsia"/>
        </w:rPr>
        <w:t>提取</w:t>
      </w:r>
      <w:r w:rsidR="002E7849" w:rsidRPr="00DC0AD1">
        <w:rPr>
          <w:rFonts w:hint="eastAsia"/>
        </w:rPr>
        <w:t>。投资者在</w:t>
      </w:r>
      <w:r w:rsidR="002E7849" w:rsidRPr="00DC0AD1">
        <w:rPr>
          <w:rFonts w:hint="eastAsia"/>
        </w:rPr>
        <w:t>T</w:t>
      </w:r>
      <w:r w:rsidR="002E7849" w:rsidRPr="00DC0AD1">
        <w:rPr>
          <w:rFonts w:hint="eastAsia"/>
        </w:rPr>
        <w:t>日（含</w:t>
      </w:r>
      <w:r w:rsidR="002E7849" w:rsidRPr="00DC0AD1">
        <w:rPr>
          <w:rFonts w:hint="eastAsia"/>
        </w:rPr>
        <w:t>T</w:t>
      </w:r>
      <w:r w:rsidR="002E7849">
        <w:rPr>
          <w:rFonts w:hint="eastAsia"/>
        </w:rPr>
        <w:t>-1</w:t>
      </w:r>
      <w:r w:rsidR="002E7849" w:rsidRPr="00DC0AD1">
        <w:rPr>
          <w:rFonts w:hint="eastAsia"/>
        </w:rPr>
        <w:t>日</w:t>
      </w:r>
      <w:r w:rsidR="002E7849" w:rsidRPr="00DC0AD1">
        <w:rPr>
          <w:rFonts w:hint="eastAsia"/>
        </w:rPr>
        <w:t>15</w:t>
      </w:r>
      <w:r w:rsidR="002E7849" w:rsidRPr="00DC0AD1">
        <w:rPr>
          <w:rFonts w:hint="eastAsia"/>
        </w:rPr>
        <w:t>点之后至</w:t>
      </w:r>
      <w:r w:rsidR="002E7849" w:rsidRPr="00DC0AD1">
        <w:rPr>
          <w:rFonts w:hint="eastAsia"/>
        </w:rPr>
        <w:t>T</w:t>
      </w:r>
      <w:r w:rsidR="002E7849" w:rsidRPr="00DC0AD1">
        <w:rPr>
          <w:rFonts w:hint="eastAsia"/>
        </w:rPr>
        <w:t>日</w:t>
      </w:r>
      <w:r w:rsidR="002E7849" w:rsidRPr="00DC0AD1">
        <w:rPr>
          <w:rFonts w:hint="eastAsia"/>
        </w:rPr>
        <w:t>15</w:t>
      </w:r>
      <w:r w:rsidR="002E7849" w:rsidRPr="00DC0AD1">
        <w:rPr>
          <w:rFonts w:hint="eastAsia"/>
        </w:rPr>
        <w:t>点前）</w:t>
      </w:r>
      <w:r w:rsidR="002E7849">
        <w:rPr>
          <w:rFonts w:hint="eastAsia"/>
        </w:rPr>
        <w:t>投资</w:t>
      </w:r>
      <w:r w:rsidR="002E7849" w:rsidRPr="00DC0AD1">
        <w:rPr>
          <w:rFonts w:hint="eastAsia"/>
        </w:rPr>
        <w:t>、</w:t>
      </w:r>
      <w:r w:rsidR="002E7849">
        <w:rPr>
          <w:rFonts w:hint="eastAsia"/>
        </w:rPr>
        <w:t>提取</w:t>
      </w:r>
      <w:r w:rsidR="002E7849" w:rsidRPr="00DC0AD1">
        <w:rPr>
          <w:rFonts w:hint="eastAsia"/>
        </w:rPr>
        <w:t>，则</w:t>
      </w:r>
      <w:r w:rsidR="002E7849" w:rsidRPr="00DC0AD1">
        <w:rPr>
          <w:rFonts w:hint="eastAsia"/>
        </w:rPr>
        <w:t>T+1</w:t>
      </w:r>
      <w:r w:rsidR="002E7849" w:rsidRPr="00DC0AD1">
        <w:rPr>
          <w:rFonts w:hint="eastAsia"/>
        </w:rPr>
        <w:t>交易日起息、兑付。遇双休日及国家法定节假日，则起息日、兑付日顺延。</w:t>
      </w:r>
    </w:p>
    <w:p w:rsidR="002E7849" w:rsidRPr="00B940D2" w:rsidRDefault="002E7849" w:rsidP="002E7849">
      <w:pPr>
        <w:ind w:left="420"/>
        <w:rPr>
          <w:rFonts w:ascii="宋体" w:hAnsi="宋体"/>
        </w:rPr>
      </w:pPr>
    </w:p>
    <w:p w:rsidR="00B940D2" w:rsidRPr="0054576D" w:rsidRDefault="00F92A6A" w:rsidP="00F92A6A">
      <w:pPr>
        <w:pStyle w:val="4"/>
        <w:numPr>
          <w:ilvl w:val="1"/>
          <w:numId w:val="1"/>
        </w:numPr>
      </w:pPr>
      <w:r>
        <w:rPr>
          <w:rFonts w:hint="eastAsia"/>
        </w:rPr>
        <w:t>产品结构</w:t>
      </w:r>
    </w:p>
    <w:p w:rsidR="00B940D2" w:rsidRDefault="0054576D" w:rsidP="00B940D2">
      <w:pPr>
        <w:widowControl/>
        <w:spacing w:line="480" w:lineRule="auto"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8F4DA01" wp14:editId="59DD4D2C">
            <wp:extent cx="4892040" cy="2117090"/>
            <wp:effectExtent l="0" t="0" r="3810" b="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11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7849" w:rsidRDefault="002E7849" w:rsidP="002E7849">
      <w:pPr>
        <w:ind w:firstLine="420"/>
      </w:pPr>
      <w:r>
        <w:t>1</w:t>
      </w:r>
      <w:r>
        <w:rPr>
          <w:rFonts w:hint="eastAsia"/>
        </w:rPr>
        <w:t>、</w:t>
      </w:r>
      <w:r>
        <w:t>Ta</w:t>
      </w:r>
      <w:r>
        <w:rPr>
          <w:rFonts w:hint="eastAsia"/>
        </w:rPr>
        <w:t>系统：产品要素更新、登记客户份额，计息，收益分配、持仓记录更新</w:t>
      </w:r>
    </w:p>
    <w:p w:rsidR="002E7849" w:rsidRDefault="002E7849" w:rsidP="002E7849">
      <w:pPr>
        <w:ind w:firstLine="420"/>
      </w:pPr>
      <w:r>
        <w:t>2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系统：在</w:t>
      </w:r>
      <w:r>
        <w:t>C</w:t>
      </w:r>
      <w:r>
        <w:rPr>
          <w:rFonts w:hint="eastAsia"/>
        </w:rPr>
        <w:t>端系统和</w:t>
      </w:r>
      <w:r>
        <w:t>TA</w:t>
      </w:r>
      <w:r>
        <w:rPr>
          <w:rFonts w:hint="eastAsia"/>
        </w:rPr>
        <w:t>系统之间传递文件</w:t>
      </w:r>
    </w:p>
    <w:p w:rsidR="002E7849" w:rsidRDefault="002E7849" w:rsidP="002E7849">
      <w:pPr>
        <w:ind w:firstLine="420"/>
      </w:pPr>
      <w:r>
        <w:t>3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端系统：申购、赎回，交易记录、状态更新等</w:t>
      </w:r>
    </w:p>
    <w:p w:rsidR="002E7849" w:rsidRDefault="002E7849" w:rsidP="002E7849">
      <w:pPr>
        <w:ind w:firstLine="420"/>
      </w:pPr>
      <w:r>
        <w:t>4</w:t>
      </w:r>
      <w:r>
        <w:rPr>
          <w:rFonts w:hint="eastAsia"/>
        </w:rPr>
        <w:t>、支付公司系统：进行资金结算</w:t>
      </w:r>
    </w:p>
    <w:p w:rsidR="00B940D2" w:rsidRDefault="00B940D2" w:rsidP="002D66DA">
      <w:pPr>
        <w:ind w:left="420"/>
        <w:rPr>
          <w:rFonts w:ascii="宋体" w:hAnsi="宋体"/>
        </w:rPr>
      </w:pPr>
    </w:p>
    <w:p w:rsidR="00F92A6A" w:rsidRDefault="00A5728E" w:rsidP="00F92A6A">
      <w:pPr>
        <w:pStyle w:val="4"/>
        <w:numPr>
          <w:ilvl w:val="1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lastRenderedPageBreak/>
        <w:t>智能宝产品</w:t>
      </w:r>
      <w:r w:rsidR="00F92A6A">
        <w:rPr>
          <w:rFonts w:ascii="宋体" w:hAnsi="宋体" w:hint="eastAsia"/>
        </w:rPr>
        <w:t>特性</w:t>
      </w:r>
    </w:p>
    <w:p w:rsidR="00F92A6A" w:rsidRPr="00F92A6A" w:rsidRDefault="00A5728E" w:rsidP="00F92A6A">
      <w:r>
        <w:rPr>
          <w:rFonts w:hint="eastAsia"/>
        </w:rPr>
        <w:t xml:space="preserve">  </w:t>
      </w:r>
      <w:r>
        <w:rPr>
          <w:rFonts w:hint="eastAsia"/>
        </w:rPr>
        <w:t>智能宝是分为活期</w:t>
      </w:r>
      <w:r w:rsidR="008F161B">
        <w:rPr>
          <w:rFonts w:hint="eastAsia"/>
        </w:rPr>
        <w:t>与定期，活期按照存续时间进行分档，收益按照分档设定收益率奖励值，计息时根据该笔活期投资的存续时间自动判断所属档位，同时取当应档位累计的奖励值加基准利率得到该笔投资当日的利率。定期与活期所对应的档位一致，客户投资定期产品时，选择对应的锁定期，可以从投资份额确认日开始享受对应锁定期的利率，定期的利率在锁定期范围内利率固定，按照投资成功时候的基准利率</w:t>
      </w:r>
      <w:r w:rsidR="008F161B">
        <w:rPr>
          <w:rFonts w:hint="eastAsia"/>
        </w:rPr>
        <w:t>+</w:t>
      </w:r>
      <w:r w:rsidR="008F161B">
        <w:rPr>
          <w:rFonts w:hint="eastAsia"/>
        </w:rPr>
        <w:t>累计档位奖励值进行计息，到期日晚上还本付息，并且自动将本息以及存续期带入到活期产品，继续升档享受活期的阶梯收益。</w:t>
      </w:r>
    </w:p>
    <w:p w:rsidR="00F92A6A" w:rsidRDefault="00F92A6A" w:rsidP="002D66DA">
      <w:pPr>
        <w:ind w:left="420"/>
        <w:rPr>
          <w:rFonts w:ascii="宋体" w:hAnsi="宋体"/>
        </w:rPr>
      </w:pPr>
      <w:r w:rsidRPr="00F92A6A">
        <w:rPr>
          <w:rFonts w:ascii="宋体" w:hAnsi="宋体"/>
          <w:noProof/>
        </w:rPr>
        <w:drawing>
          <wp:inline distT="0" distB="0" distL="0" distR="0" wp14:anchorId="544D0516" wp14:editId="29C90E49">
            <wp:extent cx="5486400" cy="2661285"/>
            <wp:effectExtent l="0" t="0" r="0" b="571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24068" r="8848" b="6249"/>
                    <a:stretch/>
                  </pic:blipFill>
                  <pic:spPr bwMode="auto"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92A6A" w:rsidRDefault="00F92A6A" w:rsidP="002D66DA">
      <w:pPr>
        <w:ind w:left="420"/>
        <w:rPr>
          <w:rFonts w:ascii="宋体" w:hAnsi="宋体"/>
        </w:rPr>
      </w:pPr>
      <w:r>
        <w:rPr>
          <w:rFonts w:ascii="宋体" w:hAnsi="宋体" w:hint="eastAsia"/>
        </w:rPr>
        <w:t>注：阶梯级数、基准利率、奖励值均可能会发生变化</w:t>
      </w:r>
    </w:p>
    <w:p w:rsidR="00F92A6A" w:rsidRDefault="008702DD" w:rsidP="002D66DA">
      <w:pPr>
        <w:ind w:left="420"/>
        <w:rPr>
          <w:rFonts w:ascii="宋体" w:hAnsi="宋体"/>
        </w:rPr>
      </w:pPr>
      <w:r>
        <w:rPr>
          <w:rFonts w:ascii="宋体" w:hAnsi="宋体" w:hint="eastAsia"/>
        </w:rPr>
        <w:t>目前该产品的档次可参考如下表格</w:t>
      </w: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666"/>
        <w:gridCol w:w="2234"/>
        <w:gridCol w:w="2050"/>
        <w:gridCol w:w="1475"/>
        <w:gridCol w:w="1326"/>
        <w:gridCol w:w="1969"/>
      </w:tblGrid>
      <w:tr w:rsidR="0050748A" w:rsidRPr="0050748A" w:rsidTr="0050748A">
        <w:trPr>
          <w:trHeight w:val="270"/>
        </w:trPr>
        <w:tc>
          <w:tcPr>
            <w:tcW w:w="29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智能宝</w:t>
            </w:r>
          </w:p>
        </w:tc>
        <w:tc>
          <w:tcPr>
            <w:tcW w:w="68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基准收益率 4.2%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档次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升档收益浮动值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七天平均收益率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每万元收益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存续期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收益起始日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T0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4.20%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1.15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[0-7]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T1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1.21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[8-14]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T2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C85E37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  <w:r w:rsidR="0050748A"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4.60%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1.26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[15-28]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T3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C85E37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</w:t>
            </w:r>
            <w:r w:rsidR="00C85E37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4.80%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1.32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[29-61]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T4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C85E37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  <w:r w:rsidR="0050748A"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1.37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[62-92]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T5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C85E37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</w:t>
            </w:r>
            <w:r w:rsidR="0050748A"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5.20%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1.42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[93-123]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T6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C85E37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50748A"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.20%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5.40%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1.48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[124-153]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T7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C85E37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</w:t>
            </w:r>
            <w:r w:rsidR="0050748A"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5.60%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1.53 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[154-183]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270"/>
        </w:trPr>
        <w:tc>
          <w:tcPr>
            <w:tcW w:w="6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T8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C85E37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FD7FFE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.6</w:t>
            </w:r>
            <w:r w:rsidR="0050748A"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0%</w:t>
            </w:r>
          </w:p>
        </w:tc>
        <w:tc>
          <w:tcPr>
            <w:tcW w:w="20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5.80%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1.59 </w:t>
            </w: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733E1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[18</w:t>
            </w:r>
            <w:r w:rsidR="00733E12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-∞]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T+1日(工作日)</w:t>
            </w:r>
          </w:p>
        </w:tc>
      </w:tr>
      <w:tr w:rsidR="0050748A" w:rsidRPr="0050748A" w:rsidTr="0050748A">
        <w:trPr>
          <w:trHeight w:val="312"/>
        </w:trPr>
        <w:tc>
          <w:tcPr>
            <w:tcW w:w="9720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为了方便显示的统一，客户的档次与收益均显示客户昨日属性，举例如下</w:t>
            </w:r>
            <w:r w:rsidRPr="0050748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某客户1号上午10点投资，2号确认份额，2号显示存续期为0，8号显示存续期为6归属档次T0，9号时存续期显示为7，档次归属于T1，但是9号当日收益已经升档，升档的收益将会在10日披露。</w:t>
            </w:r>
          </w:p>
        </w:tc>
      </w:tr>
      <w:tr w:rsidR="0050748A" w:rsidRPr="0050748A" w:rsidTr="0050748A">
        <w:trPr>
          <w:trHeight w:val="570"/>
        </w:trPr>
        <w:tc>
          <w:tcPr>
            <w:tcW w:w="97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748A" w:rsidRPr="0050748A" w:rsidRDefault="0050748A" w:rsidP="0050748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:rsidR="008702DD" w:rsidRPr="0050748A" w:rsidRDefault="008702DD" w:rsidP="002D66DA">
      <w:pPr>
        <w:ind w:left="420"/>
        <w:rPr>
          <w:rFonts w:ascii="宋体" w:hAnsi="宋体"/>
        </w:rPr>
      </w:pPr>
    </w:p>
    <w:p w:rsidR="00F92A6A" w:rsidRDefault="00F92A6A" w:rsidP="002D66DA">
      <w:pPr>
        <w:ind w:left="420"/>
        <w:rPr>
          <w:rFonts w:ascii="宋体" w:hAnsi="宋体"/>
        </w:rPr>
      </w:pPr>
      <w:r>
        <w:rPr>
          <w:rFonts w:ascii="宋体" w:hAnsi="宋体" w:hint="eastAsia"/>
        </w:rPr>
        <w:t>客户投资</w:t>
      </w:r>
      <w:r w:rsidR="0098106D">
        <w:rPr>
          <w:rFonts w:ascii="宋体" w:hAnsi="宋体" w:hint="eastAsia"/>
        </w:rPr>
        <w:t>无锁定期</w:t>
      </w:r>
      <w:r>
        <w:rPr>
          <w:rFonts w:ascii="宋体" w:hAnsi="宋体" w:hint="eastAsia"/>
        </w:rPr>
        <w:t>收益率确认举例：</w:t>
      </w:r>
    </w:p>
    <w:p w:rsidR="00F92A6A" w:rsidRDefault="00F92A6A" w:rsidP="002D66DA">
      <w:pPr>
        <w:ind w:left="420"/>
        <w:rPr>
          <w:rFonts w:ascii="宋体" w:hAnsi="宋体"/>
        </w:rPr>
      </w:pPr>
      <w:r w:rsidRPr="00F92A6A">
        <w:rPr>
          <w:rFonts w:ascii="宋体" w:hAnsi="宋体"/>
          <w:noProof/>
        </w:rPr>
        <w:lastRenderedPageBreak/>
        <w:drawing>
          <wp:inline distT="0" distB="0" distL="0" distR="0" wp14:anchorId="07CAD17C" wp14:editId="0AD34350">
            <wp:extent cx="5480191" cy="1900362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6" t="27162" r="14303" b="26362"/>
                    <a:stretch/>
                  </pic:blipFill>
                  <pic:spPr bwMode="auto">
                    <a:xfrm>
                      <a:off x="0" y="0"/>
                      <a:ext cx="5486400" cy="190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B9C" w:rsidRDefault="0098106D" w:rsidP="002D66DA">
      <w:pPr>
        <w:ind w:left="420"/>
        <w:rPr>
          <w:rFonts w:ascii="宋体" w:hAnsi="宋体"/>
        </w:rPr>
      </w:pPr>
      <w:r>
        <w:rPr>
          <w:rFonts w:ascii="宋体" w:hAnsi="宋体" w:hint="eastAsia"/>
        </w:rPr>
        <w:t>客户投资有锁期收益率确认举例</w:t>
      </w:r>
    </w:p>
    <w:p w:rsidR="0098106D" w:rsidRPr="0098106D" w:rsidRDefault="0098106D" w:rsidP="002D66DA">
      <w:pPr>
        <w:ind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478448" cy="13994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879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20" w:rsidRPr="00DC06FE" w:rsidRDefault="00CC2A20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3" w:name="_Toc421777074"/>
      <w:r w:rsidRPr="00DC06FE">
        <w:rPr>
          <w:rFonts w:ascii="微软雅黑" w:eastAsia="微软雅黑" w:hAnsi="微软雅黑" w:hint="eastAsia"/>
          <w:b w:val="0"/>
          <w:lang w:eastAsia="zh-TW"/>
        </w:rPr>
        <w:t>产品的使用者</w:t>
      </w:r>
      <w:bookmarkEnd w:id="3"/>
    </w:p>
    <w:p w:rsidR="00CC2A20" w:rsidRDefault="00CC2A20" w:rsidP="00EF3CD1">
      <w:pPr>
        <w:ind w:left="420"/>
      </w:pPr>
      <w:r>
        <w:rPr>
          <w:rFonts w:hint="eastAsia"/>
        </w:rPr>
        <w:t>在上线后，那个部门会使用这个产品</w:t>
      </w:r>
    </w:p>
    <w:tbl>
      <w:tblPr>
        <w:tblW w:w="8659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55"/>
        <w:gridCol w:w="1276"/>
        <w:gridCol w:w="1134"/>
        <w:gridCol w:w="1701"/>
        <w:gridCol w:w="1275"/>
        <w:gridCol w:w="1418"/>
      </w:tblGrid>
      <w:tr w:rsidR="00A37511" w:rsidRPr="00C0415F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部门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Default="00A37511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负责人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请打‘x</w:t>
            </w:r>
            <w:r>
              <w:rPr>
                <w:rFonts w:ascii="宋体" w:hAnsi="宋体" w:cs="PMingLiU"/>
                <w:b/>
                <w:bCs/>
                <w:color w:val="FFFFFF"/>
              </w:rPr>
              <w:t>’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部门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Default="00A37511" w:rsidP="00A37511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负责人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A37511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请打‘x</w:t>
            </w:r>
            <w:r>
              <w:rPr>
                <w:rFonts w:ascii="宋体" w:hAnsi="宋体" w:cs="PMingLiU"/>
                <w:b/>
                <w:bCs/>
                <w:color w:val="FFFFFF"/>
              </w:rPr>
              <w:t>’</w:t>
            </w: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Pr="00DC06FE" w:rsidRDefault="00A37511" w:rsidP="00297704">
            <w:pPr>
              <w:autoSpaceDE w:val="0"/>
              <w:autoSpaceDN w:val="0"/>
              <w:adjustRightInd w:val="0"/>
              <w:rPr>
                <w:rFonts w:ascii="PMingLiU" w:eastAsia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Pr="00296BB9" w:rsidRDefault="00A37511" w:rsidP="00297704">
            <w:pPr>
              <w:autoSpaceDE w:val="0"/>
              <w:autoSpaceDN w:val="0"/>
              <w:adjustRightInd w:val="0"/>
              <w:rPr>
                <w:rFonts w:ascii="PMingLiU" w:eastAsia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Pr="0078395A" w:rsidRDefault="00A37511" w:rsidP="00297704">
            <w:pPr>
              <w:autoSpaceDE w:val="0"/>
              <w:autoSpaceDN w:val="0"/>
              <w:adjustRightInd w:val="0"/>
              <w:rPr>
                <w:rFonts w:ascii="PMingLiU" w:eastAsia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A37511">
        <w:trPr>
          <w:trHeight w:val="312"/>
        </w:trPr>
        <w:tc>
          <w:tcPr>
            <w:tcW w:w="1855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</w:tbl>
    <w:p w:rsidR="00CC2A20" w:rsidRPr="00CC2A20" w:rsidRDefault="00CC2A20" w:rsidP="00CC2A20"/>
    <w:p w:rsidR="00D27549" w:rsidRPr="00DC06FE" w:rsidRDefault="002C58A4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4" w:name="_Toc421777075"/>
      <w:r w:rsidRPr="00DC06FE">
        <w:rPr>
          <w:rFonts w:ascii="微软雅黑" w:eastAsia="微软雅黑" w:hAnsi="微软雅黑" w:hint="eastAsia"/>
          <w:b w:val="0"/>
          <w:lang w:eastAsia="zh-TW"/>
        </w:rPr>
        <w:t>产品修改的范围</w:t>
      </w:r>
      <w:bookmarkEnd w:id="4"/>
    </w:p>
    <w:p w:rsidR="00974552" w:rsidRPr="00A37511" w:rsidRDefault="00A37511" w:rsidP="00A37511">
      <w:r>
        <w:rPr>
          <w:rFonts w:hint="eastAsia"/>
        </w:rPr>
        <w:t>&lt;</w:t>
      </w:r>
      <w:r>
        <w:rPr>
          <w:rFonts w:hint="eastAsia"/>
        </w:rPr>
        <w:t>被影响的产品做填写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&gt;</w:t>
      </w:r>
      <w:r w:rsidR="00974552">
        <w:rPr>
          <w:rFonts w:hint="eastAsia"/>
        </w:rPr>
        <w:t xml:space="preserve"> </w:t>
      </w:r>
    </w:p>
    <w:tbl>
      <w:tblPr>
        <w:tblW w:w="6703" w:type="dxa"/>
        <w:jc w:val="center"/>
        <w:tblInd w:w="93" w:type="dxa"/>
        <w:tblLook w:val="0000" w:firstRow="0" w:lastRow="0" w:firstColumn="0" w:lastColumn="0" w:noHBand="0" w:noVBand="0"/>
      </w:tblPr>
      <w:tblGrid>
        <w:gridCol w:w="2867"/>
        <w:gridCol w:w="620"/>
        <w:gridCol w:w="2596"/>
        <w:gridCol w:w="620"/>
      </w:tblGrid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8F3B46" w:rsidRDefault="00F12082" w:rsidP="00A37511">
            <w:pPr>
              <w:rPr>
                <w:rFonts w:cs="Tahoma"/>
                <w:b/>
                <w:bCs/>
                <w:color w:val="FFFFFF"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color w:val="FFFFFF"/>
                <w:sz w:val="18"/>
                <w:szCs w:val="18"/>
              </w:rPr>
              <w:t>公司站被影响的地方</w:t>
            </w:r>
            <w:r w:rsidRPr="00DC6593">
              <w:rPr>
                <w:rFonts w:eastAsia="Times New Roman" w:cs="Tahoma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color w:val="FFFFFF"/>
                <w:sz w:val="18"/>
                <w:szCs w:val="18"/>
              </w:rPr>
            </w:pPr>
            <w:r w:rsidRPr="00DC6593">
              <w:rPr>
                <w:rFonts w:eastAsia="Times New Roman" w:cs="Tahoma"/>
                <w:color w:val="FFFFFF"/>
                <w:sz w:val="18"/>
                <w:szCs w:val="18"/>
              </w:rPr>
              <w:t> </w:t>
            </w:r>
          </w:p>
        </w:tc>
        <w:tc>
          <w:tcPr>
            <w:tcW w:w="25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color w:val="FFFFFF"/>
                <w:sz w:val="18"/>
                <w:szCs w:val="18"/>
              </w:rPr>
            </w:pPr>
            <w:r w:rsidRPr="00DC6593">
              <w:rPr>
                <w:rFonts w:eastAsia="Times New Roman" w:cs="Tahoma"/>
                <w:color w:val="FFFFFF"/>
                <w:sz w:val="18"/>
                <w:szCs w:val="18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color w:val="FFFFFF"/>
                <w:sz w:val="18"/>
                <w:szCs w:val="18"/>
              </w:rPr>
            </w:pPr>
            <w:r w:rsidRPr="00DC6593">
              <w:rPr>
                <w:rFonts w:eastAsia="Times New Roman" w:cs="Tahoma"/>
                <w:color w:val="FFFFFF"/>
                <w:sz w:val="18"/>
                <w:szCs w:val="18"/>
              </w:rPr>
              <w:t> </w:t>
            </w: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b/>
                <w:bCs/>
                <w:sz w:val="18"/>
                <w:szCs w:val="18"/>
              </w:rPr>
            </w:pPr>
            <w:r w:rsidRPr="00DC6593">
              <w:rPr>
                <w:rFonts w:eastAsia="Times New Roman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b/>
                <w:bCs/>
                <w:lang w:eastAsia="en-US"/>
              </w:rPr>
              <w:t>Y/N</w:t>
            </w:r>
          </w:p>
        </w:tc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b/>
                <w:bCs/>
                <w:lang w:eastAsia="en-US"/>
              </w:rPr>
              <w:t>Y/N</w:t>
            </w: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</w:tcPr>
          <w:p w:rsidR="00F12082" w:rsidRPr="00E10C5C" w:rsidRDefault="00F12082" w:rsidP="00A37511">
            <w:pPr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网站前台产品</w:t>
            </w: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single" w:sz="4" w:space="0" w:color="auto"/>
              <w:left w:val="nil"/>
            </w:tcBorders>
            <w:shd w:val="clear" w:color="auto" w:fill="auto"/>
            <w:noWrap/>
          </w:tcPr>
          <w:p w:rsidR="00F12082" w:rsidRPr="002E71A9" w:rsidRDefault="00F12082" w:rsidP="00A60201">
            <w:pPr>
              <w:rPr>
                <w:rFonts w:cs="Tahoma"/>
                <w:sz w:val="18"/>
                <w:szCs w:val="18"/>
              </w:rPr>
            </w:pPr>
            <w:r w:rsidRPr="002E71A9">
              <w:rPr>
                <w:rFonts w:cs="Tahoma" w:hint="eastAsia"/>
                <w:b/>
                <w:bCs/>
                <w:sz w:val="18"/>
                <w:szCs w:val="18"/>
              </w:rPr>
              <w:t>系统</w:t>
            </w: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DC06FE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lastRenderedPageBreak/>
              <w:t>P2P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产品列表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密码箱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3751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P2P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产品单品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信保系统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SME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产品列表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短信系统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SME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产品单品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电邮系统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3751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</w:p>
        </w:tc>
        <w:tc>
          <w:tcPr>
            <w:tcW w:w="620" w:type="dxa"/>
            <w:tcBorders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会员系统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b/>
                <w:bCs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b/>
                <w:bCs/>
                <w:sz w:val="18"/>
                <w:szCs w:val="18"/>
                <w:lang w:eastAsia="zh-TW"/>
              </w:rPr>
              <w:t>投资</w:t>
            </w:r>
            <w:r>
              <w:rPr>
                <w:rFonts w:eastAsia="PMingLiU" w:cs="Tahoma" w:hint="eastAsia"/>
                <w:b/>
                <w:bCs/>
                <w:sz w:val="18"/>
                <w:szCs w:val="18"/>
                <w:lang w:eastAsia="zh-TW"/>
              </w:rPr>
              <w:t>(</w:t>
            </w:r>
            <w:r>
              <w:rPr>
                <w:rFonts w:cs="Tahoma" w:hint="eastAsia"/>
                <w:b/>
                <w:bCs/>
                <w:sz w:val="18"/>
                <w:szCs w:val="18"/>
              </w:rPr>
              <w:t>购买</w:t>
            </w:r>
            <w:r>
              <w:rPr>
                <w:rFonts w:eastAsia="PMingLiU" w:cs="Tahoma" w:hint="eastAsia"/>
                <w:b/>
                <w:bCs/>
                <w:sz w:val="18"/>
                <w:szCs w:val="18"/>
                <w:lang w:eastAsia="zh-TW"/>
              </w:rPr>
              <w:t>)</w:t>
            </w:r>
          </w:p>
        </w:tc>
        <w:tc>
          <w:tcPr>
            <w:tcW w:w="620" w:type="dxa"/>
            <w:tcBorders>
              <w:top w:val="single" w:sz="6" w:space="0" w:color="auto"/>
              <w:left w:val="nil"/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OTP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6020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P2P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投资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F12082" w:rsidRDefault="00F12082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CCF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SME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投资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账务系统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影像系统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</w:t>
            </w:r>
            <w:r w:rsidRPr="00603641">
              <w:rPr>
                <w:rFonts w:cs="Tahoma" w:hint="eastAsia"/>
                <w:b/>
                <w:bCs/>
                <w:sz w:val="18"/>
                <w:szCs w:val="18"/>
              </w:rPr>
              <w:t>顾客</w:t>
            </w:r>
          </w:p>
        </w:tc>
        <w:tc>
          <w:tcPr>
            <w:tcW w:w="620" w:type="dxa"/>
            <w:tcBorders>
              <w:top w:val="single" w:sz="6" w:space="0" w:color="auto"/>
              <w:left w:val="nil"/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1C4FF4" w:rsidRDefault="001C4FF4" w:rsidP="000E7D42">
            <w:pPr>
              <w:ind w:firstLine="360"/>
              <w:rPr>
                <w:rFonts w:eastAsia="PMingLiU" w:cs="Tahoma"/>
                <w:b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CMS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登录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OF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603641" w:rsidRDefault="00F12082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cs="Tahoma" w:hint="eastAsia"/>
                <w:sz w:val="18"/>
                <w:szCs w:val="18"/>
              </w:rPr>
              <w:t>注册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CMS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内容管理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603641" w:rsidRDefault="00F12082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cs="Tahoma" w:hint="eastAsia"/>
                <w:sz w:val="18"/>
                <w:szCs w:val="18"/>
              </w:rPr>
              <w:t>找回密码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Alipay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我的资料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财富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e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cs="Tahoma" w:hint="eastAsia"/>
                <w:sz w:val="18"/>
                <w:szCs w:val="18"/>
              </w:rPr>
              <w:t>我的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账户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1C4FF4" w:rsidRDefault="001C4FF4" w:rsidP="000E7D42">
            <w:pPr>
              <w:ind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webtrends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</w:tcBorders>
            <w:shd w:val="clear" w:color="auto" w:fill="auto"/>
            <w:noWrap/>
            <w:vAlign w:val="bottom"/>
          </w:tcPr>
          <w:p w:rsidR="00F12082" w:rsidRPr="002E71A9" w:rsidRDefault="00F12082" w:rsidP="001C4FF4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8F3B46" w:rsidRDefault="00F12082" w:rsidP="00A60201">
            <w:pPr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公共资源</w:t>
            </w:r>
          </w:p>
        </w:tc>
        <w:tc>
          <w:tcPr>
            <w:tcW w:w="620" w:type="dxa"/>
            <w:tcBorders>
              <w:left w:val="nil"/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</w:tcBorders>
            <w:shd w:val="clear" w:color="auto" w:fill="auto"/>
            <w:noWrap/>
            <w:vAlign w:val="bottom"/>
          </w:tcPr>
          <w:p w:rsidR="00F12082" w:rsidRPr="002E71A9" w:rsidRDefault="00F12082" w:rsidP="001C4FF4">
            <w:pPr>
              <w:rPr>
                <w:rFonts w:cs="Tahoma"/>
                <w:b/>
                <w:sz w:val="18"/>
                <w:szCs w:val="18"/>
              </w:rPr>
            </w:pPr>
          </w:p>
        </w:tc>
        <w:tc>
          <w:tcPr>
            <w:tcW w:w="620" w:type="dxa"/>
            <w:tcBorders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</w:t>
            </w:r>
            <w:r>
              <w:rPr>
                <w:rFonts w:cs="Tahoma" w:hint="eastAsia"/>
                <w:sz w:val="18"/>
                <w:szCs w:val="18"/>
              </w:rPr>
              <w:t>首页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2E71A9" w:rsidRDefault="001C4FF4" w:rsidP="00A60201">
            <w:pPr>
              <w:rPr>
                <w:rFonts w:cs="Tahoma"/>
                <w:sz w:val="18"/>
                <w:szCs w:val="18"/>
              </w:rPr>
            </w:pPr>
            <w:r w:rsidRPr="002E71A9">
              <w:rPr>
                <w:rFonts w:cs="Tahoma" w:hint="eastAsia"/>
                <w:b/>
                <w:sz w:val="18"/>
                <w:szCs w:val="18"/>
              </w:rPr>
              <w:t>产品推广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ind w:firstLineChars="100" w:firstLine="180"/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>帮助中心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2E71A9" w:rsidRDefault="001C4FF4" w:rsidP="00A60201">
            <w:pPr>
              <w:rPr>
                <w:rFonts w:cs="Tahoma"/>
                <w:b/>
                <w:sz w:val="18"/>
                <w:szCs w:val="18"/>
              </w:rPr>
            </w:pPr>
            <w:r w:rsidRPr="002E71A9">
              <w:rPr>
                <w:rFonts w:cs="Tahoma" w:hint="eastAsia"/>
                <w:b/>
                <w:sz w:val="18"/>
                <w:szCs w:val="18"/>
              </w:rPr>
              <w:t>第三方合作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ind w:firstLineChars="100" w:firstLine="180"/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>页头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C4FF4" w:rsidRPr="005B06AC" w:rsidRDefault="001C4FF4" w:rsidP="00A60201">
            <w:pPr>
              <w:rPr>
                <w:rFonts w:cs="Tahoma"/>
                <w:b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</w:t>
            </w:r>
            <w:r w:rsidRPr="005B06AC">
              <w:rPr>
                <w:rFonts w:cs="Tahoma" w:hint="eastAsia"/>
                <w:b/>
                <w:sz w:val="18"/>
                <w:szCs w:val="18"/>
              </w:rPr>
              <w:t>服务政策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ind w:firstLineChars="100" w:firstLine="180"/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>页尾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2E71A9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D72B85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1C4FF4" w:rsidRPr="003E7959" w:rsidRDefault="001C4FF4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</w:tcBorders>
            <w:shd w:val="clear" w:color="auto" w:fill="auto"/>
            <w:noWrap/>
          </w:tcPr>
          <w:p w:rsidR="001C4FF4" w:rsidRPr="002E71A9" w:rsidRDefault="001C4FF4" w:rsidP="00F12082">
            <w:pPr>
              <w:rPr>
                <w:rFonts w:cs="Tahoma"/>
                <w:b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D72B85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1C4FF4" w:rsidRPr="00F12082" w:rsidRDefault="001C4FF4" w:rsidP="00F12082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 w:rsidRPr="002E71A9">
              <w:rPr>
                <w:rFonts w:cs="Tahoma" w:hint="eastAsia"/>
                <w:b/>
                <w:bCs/>
                <w:sz w:val="18"/>
                <w:szCs w:val="18"/>
              </w:rPr>
              <w:t>帮助中心</w:t>
            </w:r>
          </w:p>
        </w:tc>
        <w:tc>
          <w:tcPr>
            <w:tcW w:w="620" w:type="dxa"/>
            <w:tcBorders>
              <w:left w:val="nil"/>
              <w:bottom w:val="single" w:sz="6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</w:tcPr>
          <w:p w:rsidR="001C4FF4" w:rsidRPr="002E71A9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ind w:firstLineChars="200" w:firstLine="360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C80D34" w:rsidRDefault="001C4FF4" w:rsidP="00A37511">
            <w:pPr>
              <w:rPr>
                <w:rFonts w:cs="Tahoma"/>
                <w:b/>
                <w:bCs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ind w:firstLineChars="200" w:firstLine="360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06FE" w:rsidRDefault="001C4FF4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 w:rsidRPr="00974552">
              <w:rPr>
                <w:rFonts w:cs="Tahoma" w:hint="eastAsia"/>
                <w:b/>
                <w:sz w:val="18"/>
                <w:szCs w:val="18"/>
              </w:rPr>
              <w:t>公共架构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1B5990" w:rsidRDefault="001C4FF4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>顾客信息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1C4FF4" w:rsidRPr="00603641" w:rsidRDefault="001C4FF4" w:rsidP="00A37511">
            <w:pPr>
              <w:ind w:firstLineChars="200" w:firstLine="36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  <w:bottom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F12082" w:rsidRDefault="001C4FF4" w:rsidP="00F12082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 w:rsidRPr="001B5990">
              <w:rPr>
                <w:rFonts w:cs="Tahoma" w:hint="eastAsia"/>
                <w:b/>
                <w:sz w:val="18"/>
                <w:szCs w:val="18"/>
              </w:rPr>
              <w:t>管理</w:t>
            </w:r>
            <w:r w:rsidRPr="002E71A9">
              <w:rPr>
                <w:rFonts w:cs="Tahoma" w:hint="eastAsia"/>
                <w:b/>
                <w:sz w:val="18"/>
                <w:szCs w:val="18"/>
              </w:rPr>
              <w:t>后台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3E7959" w:rsidRDefault="001C4FF4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</w:tbl>
    <w:p w:rsidR="00A37511" w:rsidRPr="008F3B46" w:rsidRDefault="00A37511" w:rsidP="00F12082">
      <w:pPr>
        <w:ind w:left="425"/>
      </w:pPr>
    </w:p>
    <w:p w:rsidR="002C58A4" w:rsidRPr="002C58A4" w:rsidRDefault="002C58A4" w:rsidP="002C58A4"/>
    <w:p w:rsidR="007A67CB" w:rsidRPr="00DC06FE" w:rsidRDefault="00EC0008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5" w:name="_Toc421777076"/>
      <w:r w:rsidRPr="00DC06FE">
        <w:rPr>
          <w:rFonts w:ascii="微软雅黑" w:eastAsia="微软雅黑" w:hAnsi="微软雅黑" w:hint="eastAsia"/>
          <w:b w:val="0"/>
          <w:lang w:eastAsia="zh-TW"/>
        </w:rPr>
        <w:t>政策</w:t>
      </w:r>
      <w:r w:rsidR="00A23194" w:rsidRPr="00DC06FE">
        <w:rPr>
          <w:rFonts w:ascii="微软雅黑" w:eastAsia="微软雅黑" w:hAnsi="微软雅黑" w:hint="eastAsia"/>
          <w:b w:val="0"/>
          <w:lang w:eastAsia="zh-TW"/>
        </w:rPr>
        <w:t>或目标</w:t>
      </w:r>
      <w:bookmarkEnd w:id="5"/>
    </w:p>
    <w:p w:rsidR="00A23194" w:rsidRPr="00570DC7" w:rsidRDefault="00A23194" w:rsidP="001422E9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" w:name="_Toc421777077"/>
      <w:r w:rsidRPr="00570DC7">
        <w:rPr>
          <w:rFonts w:ascii="微软雅黑" w:eastAsia="微软雅黑" w:hAnsi="微软雅黑" w:hint="eastAsia"/>
          <w:b w:val="0"/>
          <w:szCs w:val="21"/>
          <w:lang w:eastAsia="zh-TW"/>
        </w:rPr>
        <w:t>政策</w:t>
      </w:r>
      <w:bookmarkEnd w:id="6"/>
    </w:p>
    <w:p w:rsidR="00A23194" w:rsidRPr="00E60874" w:rsidRDefault="00A23194" w:rsidP="009C4E65">
      <w:pPr>
        <w:ind w:left="420"/>
        <w:rPr>
          <w:rFonts w:ascii="宋体" w:hAnsi="宋体"/>
        </w:rPr>
      </w:pPr>
      <w:r w:rsidRPr="00300B2E">
        <w:rPr>
          <w:rFonts w:ascii="宋体" w:hAnsi="宋体" w:hint="eastAsia"/>
        </w:rPr>
        <w:t>请说明本产品的基本政策（例如：退换货政策改变而引起的功能改变）</w:t>
      </w:r>
    </w:p>
    <w:p w:rsidR="009C4E65" w:rsidRPr="00300B2E" w:rsidRDefault="009C4E65" w:rsidP="009C4E6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</w:rPr>
      </w:pPr>
      <w:bookmarkStart w:id="7" w:name="_Toc421777078"/>
      <w:r w:rsidRPr="00300B2E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业务目标</w:t>
      </w:r>
      <w:bookmarkEnd w:id="7"/>
    </w:p>
    <w:p w:rsidR="00760C89" w:rsidRDefault="0054576D" w:rsidP="00760C89">
      <w:pPr>
        <w:ind w:left="420"/>
      </w:pPr>
      <w:r>
        <w:rPr>
          <w:rFonts w:hint="eastAsia"/>
        </w:rPr>
        <w:t>按</w:t>
      </w:r>
      <w:r>
        <w:t>2015</w:t>
      </w:r>
      <w:r>
        <w:rPr>
          <w:rFonts w:hint="eastAsia"/>
        </w:rPr>
        <w:t>年</w:t>
      </w:r>
      <w:r>
        <w:t>12</w:t>
      </w:r>
      <w:r>
        <w:rPr>
          <w:rFonts w:hint="eastAsia"/>
        </w:rPr>
        <w:t>月产品上线进行预估，明年底存续规模</w:t>
      </w:r>
      <w:r>
        <w:t>500</w:t>
      </w:r>
      <w:r>
        <w:rPr>
          <w:rFonts w:hint="eastAsia"/>
        </w:rPr>
        <w:t>亿人民币。</w:t>
      </w:r>
    </w:p>
    <w:p w:rsidR="0054576D" w:rsidRDefault="0054576D" w:rsidP="00760C89">
      <w:pPr>
        <w:ind w:left="420"/>
      </w:pPr>
      <w:r>
        <w:rPr>
          <w:noProof/>
        </w:rPr>
        <w:drawing>
          <wp:inline distT="0" distB="0" distL="0" distR="0" wp14:anchorId="1213C9B0" wp14:editId="1C2D1C03">
            <wp:extent cx="5038090" cy="2483485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4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C89" w:rsidRPr="00760C89" w:rsidRDefault="00760C89" w:rsidP="00760C89">
      <w:pPr>
        <w:ind w:left="420"/>
        <w:rPr>
          <w:b/>
          <w:sz w:val="28"/>
          <w:szCs w:val="28"/>
        </w:rPr>
      </w:pPr>
      <w:r w:rsidRPr="00760C89">
        <w:rPr>
          <w:rFonts w:hint="eastAsia"/>
          <w:b/>
          <w:sz w:val="28"/>
          <w:szCs w:val="28"/>
        </w:rPr>
        <w:t>KPI</w:t>
      </w:r>
    </w:p>
    <w:p w:rsidR="00CD209E" w:rsidRDefault="00CD209E" w:rsidP="009C4E65">
      <w:pPr>
        <w:ind w:left="420"/>
      </w:pPr>
    </w:p>
    <w:tbl>
      <w:tblPr>
        <w:tblW w:w="9084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2835"/>
        <w:gridCol w:w="1134"/>
        <w:gridCol w:w="2127"/>
        <w:gridCol w:w="1417"/>
      </w:tblGrid>
      <w:tr w:rsidR="000E5922" w:rsidRPr="00C0415F" w:rsidTr="000E5922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0E5922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业务分类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Default="00546DBC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KPI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E418D1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前6个月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Default="00E418D1" w:rsidP="000E5922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第一年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E418D1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第三年</w:t>
            </w:r>
          </w:p>
        </w:tc>
      </w:tr>
      <w:tr w:rsidR="00E418D1" w:rsidRPr="00723D70" w:rsidTr="000E5922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Default="00E418D1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销售额相关的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Lufax</w:t>
            </w:r>
            <w:r w:rsidRPr="00DC0AD1">
              <w:rPr>
                <w:rFonts w:hint="eastAsia"/>
                <w:sz w:val="20"/>
                <w:szCs w:val="20"/>
              </w:rPr>
              <w:t>顾客数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40</w:t>
            </w:r>
            <w:r w:rsidRPr="00DC0AD1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70</w:t>
            </w:r>
            <w:r w:rsidRPr="00DC0AD1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250</w:t>
            </w:r>
            <w:r w:rsidRPr="00DC0AD1">
              <w:rPr>
                <w:rFonts w:hint="eastAsia"/>
                <w:sz w:val="20"/>
                <w:szCs w:val="20"/>
              </w:rPr>
              <w:t>万</w:t>
            </w:r>
          </w:p>
        </w:tc>
      </w:tr>
      <w:tr w:rsidR="0054576D" w:rsidTr="0054576D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54576D">
              <w:rPr>
                <w:rFonts w:ascii="PMingLiU" w:cs="PMingLiU" w:hint="eastAsia"/>
                <w:color w:val="000000"/>
              </w:rPr>
              <w:t>日均交易金额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</w:t>
            </w:r>
            <w:r w:rsidRPr="0054576D">
              <w:rPr>
                <w:rFonts w:hint="eastAsia"/>
                <w:sz w:val="20"/>
                <w:szCs w:val="20"/>
              </w:rPr>
              <w:t>亿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2.5</w:t>
            </w:r>
            <w:r w:rsidRPr="0054576D">
              <w:rPr>
                <w:rFonts w:hint="eastAsia"/>
                <w:sz w:val="20"/>
                <w:szCs w:val="20"/>
              </w:rPr>
              <w:t>亿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3</w:t>
            </w:r>
            <w:r w:rsidRPr="0054576D">
              <w:rPr>
                <w:rFonts w:hint="eastAsia"/>
                <w:sz w:val="20"/>
                <w:szCs w:val="20"/>
              </w:rPr>
              <w:t>亿</w:t>
            </w:r>
          </w:p>
        </w:tc>
      </w:tr>
      <w:tr w:rsidR="0054576D" w:rsidTr="0054576D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54576D">
              <w:rPr>
                <w:rFonts w:ascii="PMingLiU" w:cs="PMingLiU" w:hint="eastAsia"/>
                <w:color w:val="000000"/>
              </w:rPr>
              <w:t>日均交易单数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3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5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</w:tr>
      <w:tr w:rsidR="0054576D" w:rsidTr="0054576D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54576D">
              <w:rPr>
                <w:rFonts w:ascii="PMingLiU" w:cs="PMingLiU" w:hint="eastAsia"/>
                <w:color w:val="000000"/>
              </w:rPr>
              <w:t>日均交易人数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3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5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</w:tr>
      <w:tr w:rsidR="0054576D" w:rsidTr="0054576D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54576D">
              <w:rPr>
                <w:rFonts w:ascii="PMingLiU" w:cs="PMingLiU" w:hint="eastAsia"/>
                <w:color w:val="000000"/>
              </w:rPr>
              <w:t>峰值日交易额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30</w:t>
            </w:r>
            <w:r w:rsidRPr="0054576D">
              <w:rPr>
                <w:rFonts w:hint="eastAsia"/>
                <w:sz w:val="20"/>
                <w:szCs w:val="20"/>
              </w:rPr>
              <w:t>亿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60</w:t>
            </w:r>
            <w:r w:rsidRPr="0054576D">
              <w:rPr>
                <w:rFonts w:hint="eastAsia"/>
                <w:sz w:val="20"/>
                <w:szCs w:val="20"/>
              </w:rPr>
              <w:t>亿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100</w:t>
            </w:r>
            <w:r w:rsidRPr="0054576D">
              <w:rPr>
                <w:rFonts w:hint="eastAsia"/>
                <w:sz w:val="20"/>
                <w:szCs w:val="20"/>
              </w:rPr>
              <w:t>亿</w:t>
            </w:r>
          </w:p>
        </w:tc>
      </w:tr>
      <w:tr w:rsidR="0054576D" w:rsidTr="0054576D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54576D">
              <w:rPr>
                <w:rFonts w:ascii="PMingLiU" w:cs="PMingLiU" w:hint="eastAsia"/>
                <w:color w:val="000000"/>
              </w:rPr>
              <w:t>峰值日交易单数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100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500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1000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</w:tr>
      <w:tr w:rsidR="0054576D" w:rsidTr="0054576D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54576D">
              <w:rPr>
                <w:rFonts w:ascii="PMingLiU" w:cs="PMingLiU" w:hint="eastAsia"/>
                <w:color w:val="000000"/>
              </w:rPr>
              <w:t>峰值日交易人数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100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500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4576D" w:rsidRPr="0054576D" w:rsidRDefault="0054576D" w:rsidP="0054576D">
            <w:pPr>
              <w:spacing w:line="480" w:lineRule="auto"/>
              <w:rPr>
                <w:sz w:val="20"/>
                <w:szCs w:val="20"/>
              </w:rPr>
            </w:pPr>
            <w:r w:rsidRPr="0054576D">
              <w:rPr>
                <w:rFonts w:hint="eastAsia"/>
                <w:sz w:val="20"/>
                <w:szCs w:val="20"/>
              </w:rPr>
              <w:t>1000</w:t>
            </w:r>
            <w:r w:rsidRPr="0054576D">
              <w:rPr>
                <w:rFonts w:hint="eastAsia"/>
                <w:sz w:val="20"/>
                <w:szCs w:val="20"/>
              </w:rPr>
              <w:t>万</w:t>
            </w:r>
          </w:p>
        </w:tc>
      </w:tr>
    </w:tbl>
    <w:p w:rsidR="00760C89" w:rsidRDefault="00760C89" w:rsidP="00760C89">
      <w:pPr>
        <w:rPr>
          <w:rFonts w:ascii="PMingLiU" w:hAnsi="PMingLiU"/>
          <w:b/>
          <w:bCs/>
          <w:sz w:val="28"/>
          <w:szCs w:val="21"/>
        </w:rPr>
      </w:pPr>
    </w:p>
    <w:p w:rsidR="00760C89" w:rsidRDefault="00760C89" w:rsidP="00760C89">
      <w:pPr>
        <w:ind w:firstLineChars="98" w:firstLine="275"/>
        <w:rPr>
          <w:rFonts w:ascii="PMingLiU" w:hAnsi="PMingLiU"/>
          <w:b/>
          <w:bCs/>
          <w:sz w:val="28"/>
          <w:szCs w:val="21"/>
        </w:rPr>
      </w:pPr>
      <w:r>
        <w:rPr>
          <w:rFonts w:ascii="PMingLiU" w:hAnsi="PMingLiU" w:hint="eastAsia"/>
          <w:b/>
          <w:bCs/>
          <w:sz w:val="28"/>
          <w:szCs w:val="21"/>
        </w:rPr>
        <w:t>显示形式</w:t>
      </w:r>
    </w:p>
    <w:p w:rsidR="00FE59BD" w:rsidRDefault="00546DBC" w:rsidP="00760C89">
      <w:r>
        <w:rPr>
          <w:rFonts w:hint="eastAsia"/>
        </w:rPr>
        <w:t>报表需要显示的字段</w:t>
      </w:r>
      <w:r>
        <w:rPr>
          <w:rFonts w:hint="eastAsia"/>
        </w:rPr>
        <w:t xml:space="preserve"> </w:t>
      </w:r>
      <w:r>
        <w:rPr>
          <w:rFonts w:hint="eastAsia"/>
        </w:rPr>
        <w:t>，会在</w:t>
      </w:r>
      <w:r w:rsidR="00861F25" w:rsidRPr="00861F25">
        <w:rPr>
          <w:rFonts w:hint="eastAsia"/>
        </w:rPr>
        <w:t>报表</w:t>
      </w:r>
      <w:r>
        <w:rPr>
          <w:rFonts w:hint="eastAsia"/>
        </w:rPr>
        <w:t>上显示出来</w:t>
      </w:r>
    </w:p>
    <w:p w:rsidR="00CD209E" w:rsidRDefault="00CD209E" w:rsidP="009C4E65">
      <w:pPr>
        <w:ind w:left="420"/>
      </w:pPr>
    </w:p>
    <w:tbl>
      <w:tblPr>
        <w:tblW w:w="4832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55"/>
        <w:gridCol w:w="2977"/>
      </w:tblGrid>
      <w:tr w:rsidR="000E5922" w:rsidRPr="00C0415F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0E5922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字段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描述</w:t>
            </w: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C021D6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日期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861F25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861F25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  <w:lang w:eastAsia="zh-TW"/>
              </w:rPr>
            </w:pPr>
            <w:r w:rsidRPr="00861F25">
              <w:rPr>
                <w:rFonts w:ascii="宋体" w:hAnsi="宋体" w:cs="PMingLiU" w:hint="eastAsia"/>
                <w:color w:val="000000"/>
                <w:lang w:eastAsia="zh-TW"/>
              </w:rPr>
              <w:t>投资人数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</w:tr>
      <w:tr w:rsidR="000E5922" w:rsidRPr="00861F25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861F25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  <w:lang w:eastAsia="zh-TW"/>
              </w:rPr>
            </w:pPr>
            <w:r w:rsidRPr="00861F25">
              <w:rPr>
                <w:rFonts w:ascii="宋体" w:hAnsi="宋体" w:cs="PMingLiU" w:hint="eastAsia"/>
                <w:color w:val="000000"/>
                <w:lang w:eastAsia="zh-TW"/>
              </w:rPr>
              <w:lastRenderedPageBreak/>
              <w:t>投资金额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861F25" w:rsidP="00861F25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eastAsia="PMingLiU" w:cs="PMingLiU" w:hint="eastAsia"/>
                <w:color w:val="000000"/>
                <w:lang w:eastAsia="zh-TW"/>
              </w:rPr>
              <w:t>4</w:t>
            </w:r>
            <w:r>
              <w:rPr>
                <w:rFonts w:ascii="PMingLiU" w:cs="PMingLiU" w:hint="eastAsia"/>
                <w:color w:val="000000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861F25" w:rsidP="00861F25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eastAsia="PMingLiU" w:cs="PMingLiU" w:hint="eastAsia"/>
                <w:color w:val="000000"/>
                <w:lang w:eastAsia="zh-TW"/>
              </w:rPr>
              <w:t>5</w:t>
            </w:r>
            <w:r>
              <w:rPr>
                <w:rFonts w:ascii="PMingLiU" w:cs="PMingLiU" w:hint="eastAsia"/>
                <w:color w:val="000000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C021D6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6&gt;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7&gt;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8&gt;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9&gt;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</w:tbl>
    <w:p w:rsidR="00CD209E" w:rsidRDefault="00CD209E" w:rsidP="009C4E65">
      <w:pPr>
        <w:ind w:left="420"/>
      </w:pPr>
    </w:p>
    <w:p w:rsidR="00E74B1A" w:rsidRPr="00FE59BD" w:rsidRDefault="00E74B1A" w:rsidP="009C4E65">
      <w:pPr>
        <w:ind w:left="420"/>
      </w:pPr>
    </w:p>
    <w:p w:rsidR="00C53112" w:rsidRPr="008172B6" w:rsidRDefault="00A23194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" w:name="_Toc421777079"/>
      <w:r w:rsidRPr="008172B6">
        <w:rPr>
          <w:rFonts w:ascii="微软雅黑" w:eastAsia="微软雅黑" w:hAnsi="微软雅黑" w:hint="eastAsia"/>
          <w:b w:val="0"/>
          <w:szCs w:val="21"/>
          <w:lang w:eastAsia="zh-TW"/>
        </w:rPr>
        <w:t>产品</w:t>
      </w:r>
      <w:r w:rsidR="00EC0008" w:rsidRPr="008172B6">
        <w:rPr>
          <w:rFonts w:ascii="微软雅黑" w:eastAsia="微软雅黑" w:hAnsi="微软雅黑" w:hint="eastAsia"/>
          <w:b w:val="0"/>
          <w:szCs w:val="21"/>
          <w:lang w:eastAsia="zh-TW"/>
        </w:rPr>
        <w:t>目标</w:t>
      </w:r>
      <w:bookmarkEnd w:id="8"/>
      <w:r w:rsidR="00C53112" w:rsidRPr="008172B6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</w:t>
      </w:r>
    </w:p>
    <w:p w:rsidR="00EC0008" w:rsidRDefault="00C53112" w:rsidP="00C53112">
      <w:pPr>
        <w:ind w:left="420"/>
        <w:rPr>
          <w:color w:val="000000"/>
        </w:rPr>
      </w:pPr>
      <w:r w:rsidRPr="00C53112">
        <w:rPr>
          <w:rFonts w:hint="eastAsia"/>
          <w:color w:val="000000"/>
        </w:rPr>
        <w:t xml:space="preserve"># </w:t>
      </w:r>
      <w:r w:rsidR="0087534B" w:rsidRPr="00C53112">
        <w:rPr>
          <w:rFonts w:hint="eastAsia"/>
          <w:color w:val="000000"/>
        </w:rPr>
        <w:t>新产品只需要写目标；</w:t>
      </w:r>
      <w:r w:rsidR="00B90DB5" w:rsidRPr="00C53112">
        <w:rPr>
          <w:rFonts w:hint="eastAsia"/>
          <w:color w:val="000000"/>
        </w:rPr>
        <w:t>而</w:t>
      </w:r>
      <w:r w:rsidR="0087534B" w:rsidRPr="00C53112">
        <w:rPr>
          <w:rFonts w:hint="eastAsia"/>
          <w:color w:val="000000"/>
        </w:rPr>
        <w:t>老产品的优化，需要明确历史数据，及提升效果</w:t>
      </w:r>
      <w:r w:rsidR="00206A10">
        <w:rPr>
          <w:rFonts w:hint="eastAsia"/>
          <w:color w:val="000000"/>
        </w:rPr>
        <w:t xml:space="preserve">. </w:t>
      </w:r>
      <w:r w:rsidR="00206A10">
        <w:rPr>
          <w:rFonts w:hint="eastAsia"/>
          <w:color w:val="000000"/>
        </w:rPr>
        <w:t>（主要是网站页面的转化率）</w:t>
      </w:r>
    </w:p>
    <w:p w:rsidR="00284C04" w:rsidRPr="008172B6" w:rsidRDefault="00A23194" w:rsidP="001C22D0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9" w:name="_Toc421777080"/>
      <w:r w:rsidRPr="008172B6">
        <w:rPr>
          <w:rFonts w:ascii="微软雅黑" w:eastAsia="微软雅黑" w:hAnsi="微软雅黑" w:hint="eastAsia"/>
          <w:b w:val="0"/>
          <w:szCs w:val="21"/>
          <w:lang w:eastAsia="zh-TW"/>
        </w:rPr>
        <w:t>现有的指标</w:t>
      </w:r>
      <w:bookmarkEnd w:id="9"/>
      <w:r w:rsidRPr="008172B6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</w:t>
      </w:r>
    </w:p>
    <w:p w:rsidR="00A23194" w:rsidRPr="00A23194" w:rsidRDefault="00A23194" w:rsidP="00A23194">
      <w:pPr>
        <w:ind w:left="840"/>
      </w:pPr>
      <w:r>
        <w:rPr>
          <w:rFonts w:hint="eastAsia"/>
        </w:rPr>
        <w:t xml:space="preserve"># </w:t>
      </w:r>
      <w:r>
        <w:rPr>
          <w:rFonts w:hint="eastAsia"/>
        </w:rPr>
        <w:t>只有老产品需要添加</w:t>
      </w:r>
    </w:p>
    <w:p w:rsidR="00F317E5" w:rsidRPr="00DF21F6" w:rsidRDefault="006C2DA6" w:rsidP="00D86414">
      <w:pPr>
        <w:ind w:firstLine="420"/>
      </w:pPr>
      <w:r w:rsidRPr="00DF21F6">
        <w:rPr>
          <w:rFonts w:hint="eastAsia"/>
        </w:rPr>
        <w:t>预估</w:t>
      </w:r>
      <w:r w:rsidR="00284C04" w:rsidRPr="00DF21F6">
        <w:rPr>
          <w:rFonts w:hint="eastAsia"/>
        </w:rPr>
        <w:t>上线后</w:t>
      </w:r>
      <w:r w:rsidR="00C53112" w:rsidRPr="00DF21F6">
        <w:rPr>
          <w:rFonts w:hint="eastAsia"/>
        </w:rPr>
        <w:t>3</w:t>
      </w:r>
      <w:r w:rsidR="00284C04" w:rsidRPr="00DF21F6">
        <w:rPr>
          <w:rFonts w:hint="eastAsia"/>
        </w:rPr>
        <w:t>个月内的</w:t>
      </w:r>
      <w:r w:rsidR="00D86414" w:rsidRPr="00DF21F6">
        <w:rPr>
          <w:rFonts w:hint="eastAsia"/>
        </w:rPr>
        <w:t>KPI</w:t>
      </w:r>
      <w:r w:rsidR="00D86414" w:rsidRPr="00DF21F6">
        <w:rPr>
          <w:rFonts w:hint="eastAsia"/>
        </w:rPr>
        <w:t>。</w:t>
      </w:r>
      <w:r w:rsidR="00F317E5" w:rsidRPr="00DF21F6">
        <w:rPr>
          <w:rFonts w:hint="eastAsia"/>
        </w:rPr>
        <w:t>可以规划为下面</w:t>
      </w:r>
    </w:p>
    <w:p w:rsidR="00893F03" w:rsidRPr="00C53112" w:rsidRDefault="00893F03" w:rsidP="00D86414">
      <w:pPr>
        <w:ind w:firstLine="420"/>
        <w:rPr>
          <w:ins w:id="10" w:author="hubert_tai" w:date="2010-02-19T14:33:00Z"/>
          <w:color w:val="000000"/>
        </w:rPr>
      </w:pPr>
    </w:p>
    <w:p w:rsidR="005C6D73" w:rsidRPr="00E93F70" w:rsidRDefault="009C6C7B" w:rsidP="00893F03">
      <w:pPr>
        <w:ind w:left="420"/>
        <w:rPr>
          <w:b/>
          <w:color w:val="000000"/>
        </w:rPr>
      </w:pPr>
      <w:r w:rsidRPr="00E93F70">
        <w:rPr>
          <w:rFonts w:hint="eastAsia"/>
          <w:b/>
          <w:color w:val="000000"/>
        </w:rPr>
        <w:t>纯</w:t>
      </w:r>
      <w:r w:rsidR="00F317E5" w:rsidRPr="00E93F70">
        <w:rPr>
          <w:rFonts w:hint="eastAsia"/>
          <w:b/>
          <w:color w:val="000000"/>
        </w:rPr>
        <w:t>浏览页面</w:t>
      </w:r>
      <w:r w:rsidR="00F317E5" w:rsidRPr="00E93F70">
        <w:rPr>
          <w:rFonts w:hint="eastAsia"/>
          <w:b/>
          <w:color w:val="000000"/>
        </w:rPr>
        <w:t>KPI</w:t>
      </w:r>
      <w:r w:rsidR="005C6D73" w:rsidRPr="00E93F70">
        <w:rPr>
          <w:rFonts w:hint="eastAsia"/>
          <w:b/>
          <w:color w:val="000000"/>
        </w:rPr>
        <w:t xml:space="preserve"> </w:t>
      </w:r>
    </w:p>
    <w:p w:rsidR="009C6C7B" w:rsidRDefault="009C6C7B" w:rsidP="00893F03">
      <w:pPr>
        <w:ind w:left="420"/>
        <w:rPr>
          <w:color w:val="000000"/>
        </w:rPr>
      </w:pPr>
      <w:r>
        <w:rPr>
          <w:rFonts w:hint="eastAsia"/>
          <w:color w:val="000000"/>
        </w:rPr>
        <w:t xml:space="preserve"># </w:t>
      </w:r>
      <w:r>
        <w:rPr>
          <w:rFonts w:hint="eastAsia"/>
          <w:color w:val="000000"/>
        </w:rPr>
        <w:t>如果有历史数据，在‘历史数据</w:t>
      </w:r>
      <w:r>
        <w:rPr>
          <w:color w:val="000000"/>
        </w:rPr>
        <w:t>’</w:t>
      </w:r>
      <w:r>
        <w:rPr>
          <w:rFonts w:hint="eastAsia"/>
          <w:color w:val="000000"/>
        </w:rPr>
        <w:t>基础上设目标，如果新产品，用</w:t>
      </w:r>
      <w:r>
        <w:rPr>
          <w:color w:val="000000"/>
        </w:rPr>
        <w:t>’</w:t>
      </w:r>
      <w:r>
        <w:rPr>
          <w:rFonts w:hint="eastAsia"/>
          <w:color w:val="000000"/>
        </w:rPr>
        <w:t>目标</w:t>
      </w:r>
      <w:r>
        <w:rPr>
          <w:color w:val="000000"/>
        </w:rPr>
        <w:t>’</w:t>
      </w:r>
      <w:r>
        <w:rPr>
          <w:rFonts w:hint="eastAsia"/>
          <w:color w:val="000000"/>
        </w:rPr>
        <w:t>做为基础数据</w:t>
      </w:r>
    </w:p>
    <w:p w:rsidR="00E93F70" w:rsidRPr="00C53112" w:rsidRDefault="00E93F70" w:rsidP="00893F03">
      <w:pPr>
        <w:ind w:left="420"/>
        <w:rPr>
          <w:color w:val="000000"/>
        </w:rPr>
      </w:pPr>
      <w:r>
        <w:rPr>
          <w:rFonts w:hint="eastAsia"/>
          <w:color w:val="000000"/>
        </w:rPr>
        <w:t xml:space="preserve">#  PV </w:t>
      </w:r>
      <w:r>
        <w:rPr>
          <w:rFonts w:hint="eastAsia"/>
          <w:color w:val="000000"/>
        </w:rPr>
        <w:t>的指标是需要和如果的位置有关系，可以利用产品运营的操作来增加</w:t>
      </w:r>
      <w:r>
        <w:rPr>
          <w:rFonts w:hint="eastAsia"/>
          <w:color w:val="000000"/>
        </w:rPr>
        <w:t>PV</w:t>
      </w:r>
    </w:p>
    <w:p w:rsidR="00C021D6" w:rsidRPr="009C6C7B" w:rsidRDefault="00C021D6" w:rsidP="009C6C7B">
      <w:pPr>
        <w:rPr>
          <w:color w:val="000000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W w:w="9651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1418"/>
        <w:gridCol w:w="1417"/>
        <w:gridCol w:w="1276"/>
        <w:gridCol w:w="1417"/>
        <w:gridCol w:w="1276"/>
        <w:gridCol w:w="1276"/>
      </w:tblGrid>
      <w:tr w:rsidR="009C6C7B" w:rsidRPr="00C0415F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流量KPI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必选（Y/N</w:t>
            </w:r>
            <w:r>
              <w:rPr>
                <w:rFonts w:ascii="宋体" w:hAnsi="宋体" w:cs="PMingLiU"/>
                <w:b/>
                <w:bCs/>
                <w:color w:val="FFFFFF"/>
              </w:rPr>
              <w:t>）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目标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</w:t>
            </w:r>
            <w:r>
              <w:rPr>
                <w:rFonts w:ascii="宋体" w:hAnsi="宋体" w:cs="PMingLiU" w:hint="eastAsia"/>
                <w:b/>
                <w:bCs/>
                <w:color w:val="FFFFFF"/>
              </w:rPr>
              <w:t>二</w:t>
            </w: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个月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第三个月</w:t>
            </w: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二跳率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574E4B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  <w:lang w:eastAsia="zh-TW"/>
              </w:rPr>
            </w:pPr>
            <w:r w:rsidRPr="00DF21F6">
              <w:rPr>
                <w:rFonts w:ascii="宋体" w:hAnsi="宋体" w:cs="PMingLiU" w:hint="eastAsia"/>
                <w:color w:val="17365D"/>
              </w:rPr>
              <w:t>总点击/总浏览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 总数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E93F70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PV/</w:t>
            </w:r>
            <w:r w:rsidR="009C6C7B" w:rsidRPr="00DF21F6">
              <w:rPr>
                <w:rFonts w:ascii="宋体" w:hAnsi="宋体" w:cs="PMingLiU" w:hint="eastAsia"/>
                <w:color w:val="000000"/>
              </w:rPr>
              <w:t>首页</w:t>
            </w:r>
            <w:r w:rsidRPr="00DF21F6">
              <w:rPr>
                <w:rFonts w:ascii="宋体" w:hAnsi="宋体" w:cs="PMingLiU" w:hint="eastAsia"/>
                <w:color w:val="000000"/>
              </w:rPr>
              <w:t>PV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E93F70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PV/全站PV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E93F70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PV/单品页PV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723D70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C021D6" w:rsidRDefault="00E93F70" w:rsidP="00C021D6">
      <w:r>
        <w:rPr>
          <w:rFonts w:hint="eastAsia"/>
        </w:rPr>
        <w:tab/>
      </w:r>
    </w:p>
    <w:p w:rsidR="00C46C7A" w:rsidRPr="00C46C7A" w:rsidRDefault="00C46C7A" w:rsidP="00C021D6">
      <w:pPr>
        <w:rPr>
          <w:b/>
        </w:rPr>
      </w:pPr>
      <w:r>
        <w:rPr>
          <w:rFonts w:hint="eastAsia"/>
        </w:rPr>
        <w:tab/>
      </w:r>
      <w:r w:rsidR="00B76EBF">
        <w:rPr>
          <w:rFonts w:hint="eastAsia"/>
          <w:b/>
        </w:rPr>
        <w:t>单品页</w:t>
      </w:r>
      <w:r w:rsidRPr="00C46C7A">
        <w:rPr>
          <w:rFonts w:hint="eastAsia"/>
          <w:b/>
        </w:rPr>
        <w:t>CTR</w:t>
      </w:r>
    </w:p>
    <w:p w:rsidR="00C46C7A" w:rsidRDefault="00C46C7A" w:rsidP="00C46C7A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如果这页面上有单品页的入口，请把单品页的</w:t>
      </w:r>
      <w:r>
        <w:rPr>
          <w:rFonts w:hint="eastAsia"/>
        </w:rPr>
        <w:t>CTR</w:t>
      </w:r>
      <w:r>
        <w:rPr>
          <w:rFonts w:hint="eastAsia"/>
        </w:rPr>
        <w:t>放上去（单品页点击</w:t>
      </w:r>
      <w:r>
        <w:rPr>
          <w:rFonts w:hint="eastAsia"/>
        </w:rPr>
        <w:t>/</w:t>
      </w:r>
      <w:r>
        <w:rPr>
          <w:rFonts w:hint="eastAsia"/>
        </w:rPr>
        <w:t>这也的点击）</w:t>
      </w:r>
    </w:p>
    <w:p w:rsidR="007B3A7C" w:rsidRDefault="007B3A7C" w:rsidP="007B3A7C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譬如</w:t>
      </w:r>
      <w:r w:rsidR="00DF21F6" w:rsidRPr="00DF21F6">
        <w:rPr>
          <w:rFonts w:hint="eastAsia"/>
        </w:rPr>
        <w:t>产品</w:t>
      </w:r>
      <w:r>
        <w:rPr>
          <w:rFonts w:hint="eastAsia"/>
        </w:rPr>
        <w:t>列表，促销，专题，首页，单品页</w:t>
      </w:r>
    </w:p>
    <w:p w:rsidR="007B3A7C" w:rsidRPr="007B3A7C" w:rsidRDefault="007B3A7C" w:rsidP="007B3A7C">
      <w:pPr>
        <w:ind w:firstLine="420"/>
      </w:pPr>
    </w:p>
    <w:tbl>
      <w:tblPr>
        <w:tblW w:w="8233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1417"/>
        <w:gridCol w:w="1276"/>
        <w:gridCol w:w="1417"/>
        <w:gridCol w:w="1276"/>
        <w:gridCol w:w="1276"/>
      </w:tblGrid>
      <w:tr w:rsidR="00D3353F" w:rsidRPr="00C0415F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lastRenderedPageBreak/>
              <w:t>到单品页的页面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CTR目标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</w:t>
            </w:r>
            <w:r>
              <w:rPr>
                <w:rFonts w:ascii="宋体" w:hAnsi="宋体" w:cs="PMingLiU" w:hint="eastAsia"/>
                <w:b/>
                <w:bCs/>
                <w:color w:val="FFFFFF"/>
              </w:rPr>
              <w:t>二</w:t>
            </w: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个月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第三个月</w:t>
            </w: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F21F6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DF21F6">
              <w:rPr>
                <w:rFonts w:ascii="PMingLiU" w:cs="PMingLiU" w:hint="eastAsia"/>
                <w:color w:val="000000"/>
              </w:rPr>
              <w:t>产品</w:t>
            </w:r>
            <w:r w:rsidR="00D3353F">
              <w:rPr>
                <w:rFonts w:ascii="PMingLiU" w:cs="PMingLiU" w:hint="eastAsia"/>
                <w:color w:val="000000"/>
              </w:rPr>
              <w:t>列表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首页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促销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专题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广告系统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C46C7A" w:rsidRDefault="00C46C7A" w:rsidP="00C46C7A">
      <w:pPr>
        <w:ind w:firstLine="420"/>
      </w:pPr>
    </w:p>
    <w:p w:rsidR="00C46C7A" w:rsidRPr="00C46C7A" w:rsidRDefault="00C46C7A" w:rsidP="00C46C7A">
      <w:pPr>
        <w:ind w:firstLine="420"/>
      </w:pPr>
    </w:p>
    <w:p w:rsidR="00E93F70" w:rsidRDefault="00E93F70" w:rsidP="00C021D6">
      <w:pPr>
        <w:rPr>
          <w:b/>
        </w:rPr>
      </w:pPr>
      <w:r>
        <w:rPr>
          <w:rFonts w:hint="eastAsia"/>
        </w:rPr>
        <w:tab/>
      </w:r>
      <w:r w:rsidR="00DF21F6" w:rsidRPr="00DF21F6">
        <w:rPr>
          <w:rFonts w:hint="eastAsia"/>
          <w:b/>
        </w:rPr>
        <w:t>投资</w:t>
      </w:r>
      <w:r w:rsidRPr="00E93F70">
        <w:rPr>
          <w:rFonts w:hint="eastAsia"/>
          <w:b/>
        </w:rPr>
        <w:t>KPI</w:t>
      </w:r>
    </w:p>
    <w:p w:rsidR="00E93F70" w:rsidRDefault="00E93F70" w:rsidP="00C021D6">
      <w:pPr>
        <w:rPr>
          <w:b/>
        </w:rPr>
      </w:pPr>
      <w:r>
        <w:rPr>
          <w:rFonts w:hint="eastAsia"/>
          <w:b/>
        </w:rPr>
        <w:tab/>
        <w:t xml:space="preserve"># </w:t>
      </w:r>
      <w:r>
        <w:rPr>
          <w:rFonts w:hint="eastAsia"/>
          <w:b/>
        </w:rPr>
        <w:t>如果这页面上有‘</w:t>
      </w:r>
      <w:r w:rsidR="00DF21F6" w:rsidRPr="00DF21F6">
        <w:rPr>
          <w:rFonts w:hint="eastAsia"/>
          <w:b/>
        </w:rPr>
        <w:t>投资</w:t>
      </w:r>
      <w:r>
        <w:rPr>
          <w:rFonts w:hint="eastAsia"/>
          <w:b/>
        </w:rPr>
        <w:t>’的操作</w:t>
      </w:r>
      <w:r w:rsidR="00E62F73">
        <w:rPr>
          <w:rFonts w:hint="eastAsia"/>
          <w:b/>
        </w:rPr>
        <w:t xml:space="preserve"> (</w:t>
      </w:r>
      <w:r w:rsidR="00DF21F6" w:rsidRPr="00DF21F6">
        <w:rPr>
          <w:rFonts w:hint="eastAsia"/>
          <w:b/>
        </w:rPr>
        <w:t>投资</w:t>
      </w:r>
      <w:r w:rsidR="00E62F73">
        <w:rPr>
          <w:rFonts w:hint="eastAsia"/>
          <w:b/>
        </w:rPr>
        <w:t>点击率</w:t>
      </w:r>
      <w:r w:rsidR="00E62F73">
        <w:rPr>
          <w:rFonts w:hint="eastAsia"/>
          <w:b/>
        </w:rPr>
        <w:t>)</w:t>
      </w:r>
    </w:p>
    <w:p w:rsidR="00E93F70" w:rsidRPr="00E93F70" w:rsidRDefault="00E93F70" w:rsidP="00C021D6">
      <w:pPr>
        <w:rPr>
          <w:b/>
        </w:rPr>
      </w:pPr>
      <w:r>
        <w:rPr>
          <w:rFonts w:hint="eastAsia"/>
          <w:b/>
        </w:rPr>
        <w:tab/>
      </w:r>
    </w:p>
    <w:tbl>
      <w:tblPr>
        <w:tblW w:w="8375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142"/>
        <w:gridCol w:w="1275"/>
        <w:gridCol w:w="142"/>
        <w:gridCol w:w="1134"/>
        <w:gridCol w:w="142"/>
        <w:gridCol w:w="1275"/>
        <w:gridCol w:w="142"/>
        <w:gridCol w:w="1134"/>
        <w:gridCol w:w="142"/>
        <w:gridCol w:w="1134"/>
        <w:gridCol w:w="142"/>
      </w:tblGrid>
      <w:tr w:rsidR="00D3353F" w:rsidRPr="00C0415F" w:rsidTr="00D3353F">
        <w:trPr>
          <w:gridAfter w:val="1"/>
          <w:wAfter w:w="142" w:type="dxa"/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F21F6" w:rsidP="001422E9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 w:rsidRPr="00DF21F6">
              <w:rPr>
                <w:rFonts w:ascii="宋体" w:hAnsi="宋体" w:cs="PMingLiU" w:hint="eastAsia"/>
                <w:b/>
                <w:bCs/>
                <w:color w:val="FFFFFF"/>
              </w:rPr>
              <w:t>投资</w:t>
            </w:r>
            <w:r w:rsidR="00D3353F">
              <w:rPr>
                <w:rFonts w:ascii="宋体" w:hAnsi="宋体" w:cs="PMingLiU" w:hint="eastAsia"/>
                <w:color w:val="FFFFFF"/>
              </w:rPr>
              <w:t>点击率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目标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</w:t>
            </w:r>
            <w:r>
              <w:rPr>
                <w:rFonts w:ascii="宋体" w:hAnsi="宋体" w:cs="PMingLiU" w:hint="eastAsia"/>
                <w:b/>
                <w:bCs/>
                <w:color w:val="FFFFFF"/>
              </w:rPr>
              <w:t>二</w:t>
            </w: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个月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第三个月</w:t>
            </w:r>
          </w:p>
        </w:tc>
      </w:tr>
      <w:tr w:rsidR="00D3353F" w:rsidRPr="00723D70" w:rsidTr="00D3353F">
        <w:trPr>
          <w:trHeight w:val="312"/>
        </w:trPr>
        <w:tc>
          <w:tcPr>
            <w:tcW w:w="17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C021D6" w:rsidRDefault="00D3353F" w:rsidP="001422E9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页面</w:t>
            </w:r>
            <w:r>
              <w:rPr>
                <w:rFonts w:ascii="PMingLiU" w:cs="PMingLiU" w:hint="eastAsia"/>
                <w:color w:val="000000"/>
              </w:rPr>
              <w:t>&gt;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E93F70" w:rsidRPr="00E93F70" w:rsidRDefault="00E93F70" w:rsidP="00C021D6">
      <w:pPr>
        <w:rPr>
          <w:b/>
        </w:rPr>
      </w:pPr>
    </w:p>
    <w:p w:rsidR="00E62F73" w:rsidRPr="00E93F70" w:rsidRDefault="00E62F73" w:rsidP="00C021D6">
      <w:r>
        <w:rPr>
          <w:rFonts w:hint="eastAsia"/>
        </w:rPr>
        <w:t xml:space="preserve"> </w:t>
      </w:r>
    </w:p>
    <w:p w:rsidR="00D3353F" w:rsidRDefault="00D3353F" w:rsidP="00F317E5">
      <w:pPr>
        <w:ind w:left="420" w:firstLine="420"/>
      </w:pPr>
    </w:p>
    <w:p w:rsidR="00925BED" w:rsidRPr="00F97F0F" w:rsidRDefault="00893F03" w:rsidP="005C6D73">
      <w:pPr>
        <w:ind w:left="420"/>
        <w:rPr>
          <w:b/>
          <w:color w:val="000000"/>
        </w:rPr>
      </w:pPr>
      <w:r w:rsidRPr="00F97F0F">
        <w:rPr>
          <w:rFonts w:hint="eastAsia"/>
          <w:b/>
          <w:color w:val="000000"/>
        </w:rPr>
        <w:t>多步奏的流程</w:t>
      </w:r>
      <w:r w:rsidR="00F97F0F" w:rsidRPr="00F97F0F">
        <w:rPr>
          <w:rFonts w:hint="eastAsia"/>
          <w:b/>
          <w:color w:val="000000"/>
        </w:rPr>
        <w:t>的完成率（目标是</w:t>
      </w:r>
      <w:r w:rsidR="00F97F0F" w:rsidRPr="00F97F0F">
        <w:rPr>
          <w:rFonts w:hint="eastAsia"/>
          <w:b/>
          <w:color w:val="000000"/>
        </w:rPr>
        <w:t>&gt;70%</w:t>
      </w:r>
      <w:r w:rsidR="00F97F0F" w:rsidRPr="00F97F0F">
        <w:rPr>
          <w:rFonts w:hint="eastAsia"/>
          <w:b/>
          <w:color w:val="000000"/>
        </w:rPr>
        <w:t>）</w:t>
      </w:r>
    </w:p>
    <w:p w:rsidR="00284C04" w:rsidRPr="00C021D6" w:rsidRDefault="00F97F0F" w:rsidP="00F317E5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tbl>
      <w:tblPr>
        <w:tblW w:w="8092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10"/>
        <w:gridCol w:w="1082"/>
        <w:gridCol w:w="1134"/>
        <w:gridCol w:w="1134"/>
        <w:gridCol w:w="1134"/>
        <w:gridCol w:w="1276"/>
        <w:gridCol w:w="1222"/>
      </w:tblGrid>
      <w:tr w:rsidR="00F97F0F" w:rsidRPr="00C0415F" w:rsidTr="00297704">
        <w:trPr>
          <w:trHeight w:val="312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流程完成率KPI</w:t>
            </w:r>
          </w:p>
        </w:tc>
        <w:tc>
          <w:tcPr>
            <w:tcW w:w="1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第二个月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第三个月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第四个月</w:t>
            </w:r>
          </w:p>
        </w:tc>
        <w:tc>
          <w:tcPr>
            <w:tcW w:w="1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第五个月</w:t>
            </w:r>
          </w:p>
        </w:tc>
      </w:tr>
      <w:tr w:rsidR="00C021D6" w:rsidRPr="00723D70" w:rsidTr="00297704">
        <w:trPr>
          <w:trHeight w:val="312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C021D6" w:rsidRDefault="00C021D6" w:rsidP="00297704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流程完成率</w:t>
            </w:r>
          </w:p>
        </w:tc>
        <w:tc>
          <w:tcPr>
            <w:tcW w:w="1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696A88" w:rsidRPr="00C42B2C" w:rsidRDefault="00696A88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1" w:name="_Toc421777081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可能遇到的问题</w:t>
      </w:r>
      <w:bookmarkEnd w:id="11"/>
    </w:p>
    <w:p w:rsidR="00284C04" w:rsidRPr="00C021D6" w:rsidRDefault="00284C04" w:rsidP="00C021D6"/>
    <w:p w:rsidR="003B1F85" w:rsidRPr="00C42B2C" w:rsidRDefault="00FA095A" w:rsidP="001C22D0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2" w:name="_Toc421777082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竞争者</w:t>
      </w:r>
      <w:r w:rsidR="00EC0008" w:rsidRPr="00C42B2C">
        <w:rPr>
          <w:rFonts w:ascii="微软雅黑" w:eastAsia="微软雅黑" w:hAnsi="微软雅黑" w:hint="eastAsia"/>
          <w:b w:val="0"/>
          <w:szCs w:val="21"/>
          <w:lang w:eastAsia="zh-TW"/>
        </w:rPr>
        <w:t>现状</w:t>
      </w:r>
      <w:bookmarkEnd w:id="12"/>
    </w:p>
    <w:p w:rsidR="00F97F0F" w:rsidRPr="00F97F0F" w:rsidRDefault="00495DBB" w:rsidP="00C42B2C">
      <w:pPr>
        <w:ind w:left="420"/>
      </w:pPr>
      <w:r>
        <w:rPr>
          <w:rFonts w:ascii="宋体" w:hAnsi="宋体" w:hint="eastAsia"/>
        </w:rPr>
        <w:t>见BRD</w:t>
      </w:r>
    </w:p>
    <w:p w:rsidR="003B1F85" w:rsidRPr="003B1F85" w:rsidRDefault="003B1F85" w:rsidP="00F97F0F">
      <w:r>
        <w:rPr>
          <w:rFonts w:hint="eastAsia"/>
        </w:rPr>
        <w:tab/>
      </w:r>
    </w:p>
    <w:p w:rsidR="00EC0008" w:rsidRPr="00C42B2C" w:rsidRDefault="00EC0008" w:rsidP="001C22D0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3" w:name="_Toc421777083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目标顾客</w:t>
      </w:r>
      <w:bookmarkEnd w:id="13"/>
    </w:p>
    <w:p w:rsidR="00EC0008" w:rsidRPr="00C42B2C" w:rsidRDefault="00A35769" w:rsidP="00EC0008">
      <w:pPr>
        <w:ind w:left="420"/>
        <w:rPr>
          <w:rFonts w:ascii="宋体" w:hAnsi="宋体"/>
        </w:rPr>
      </w:pPr>
      <w:r>
        <w:rPr>
          <w:rFonts w:hint="eastAsia"/>
        </w:rPr>
        <w:t>阶梯收益产品</w:t>
      </w:r>
      <w:r w:rsidR="006D168F" w:rsidRPr="00DC0AD1">
        <w:rPr>
          <w:rFonts w:hint="eastAsia"/>
        </w:rPr>
        <w:t>在陆金所的目标用户为陆金所的</w:t>
      </w:r>
      <w:r>
        <w:rPr>
          <w:rFonts w:hint="eastAsia"/>
        </w:rPr>
        <w:t>对于期限和收益有灵活需求的客户</w:t>
      </w:r>
      <w:r w:rsidR="006D168F">
        <w:rPr>
          <w:rFonts w:hint="eastAsia"/>
        </w:rPr>
        <w:t>。</w:t>
      </w:r>
    </w:p>
    <w:p w:rsidR="00957356" w:rsidRPr="00C42B2C" w:rsidRDefault="00957356" w:rsidP="001C22D0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4" w:name="_Toc421777084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功能/内容需求</w:t>
      </w:r>
      <w:bookmarkEnd w:id="14"/>
    </w:p>
    <w:p w:rsidR="002D66DA" w:rsidRPr="00C42B2C" w:rsidRDefault="002D66DA" w:rsidP="002D66DA">
      <w:pPr>
        <w:ind w:left="420"/>
        <w:rPr>
          <w:rFonts w:ascii="宋体" w:hAnsi="宋体"/>
        </w:rPr>
      </w:pPr>
      <w:r w:rsidRPr="00C42B2C">
        <w:rPr>
          <w:rFonts w:ascii="宋体" w:hAnsi="宋体" w:hint="eastAsia"/>
        </w:rPr>
        <w:t>請列出本产品的功能与每项功能的说明</w:t>
      </w:r>
      <w:r w:rsidR="00493886" w:rsidRPr="00C42B2C">
        <w:rPr>
          <w:rFonts w:ascii="宋体" w:hAnsi="宋体" w:hint="eastAsia"/>
        </w:rPr>
        <w:t>, 页面包括网页, 直邮, 短信沟通</w:t>
      </w:r>
      <w:r w:rsidR="007B0809" w:rsidRPr="00C42B2C">
        <w:rPr>
          <w:rFonts w:ascii="宋体" w:hAnsi="宋体" w:hint="eastAsia"/>
        </w:rPr>
        <w:t>, 无线(手机)</w:t>
      </w:r>
    </w:p>
    <w:p w:rsidR="007C10EB" w:rsidRPr="007F1436" w:rsidRDefault="007C10EB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5" w:name="_Toc421777085"/>
      <w:r w:rsidRPr="007F1436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Function List</w:t>
      </w:r>
      <w:bookmarkEnd w:id="15"/>
    </w:p>
    <w:p w:rsidR="007C10EB" w:rsidRPr="0034635C" w:rsidRDefault="007C10EB" w:rsidP="00902955">
      <w:pPr>
        <w:ind w:left="420"/>
        <w:rPr>
          <w:rFonts w:eastAsia="PMingLiU"/>
        </w:rPr>
      </w:pPr>
    </w:p>
    <w:p w:rsidR="007C10EB" w:rsidRPr="00CF25C9" w:rsidRDefault="007C10EB" w:rsidP="00F06B20">
      <w:pPr>
        <w:ind w:firstLineChars="100" w:firstLine="211"/>
        <w:rPr>
          <w:rFonts w:cs="Arial"/>
          <w:b/>
          <w:lang w:eastAsia="zh-TW"/>
        </w:rPr>
      </w:pPr>
      <w:r w:rsidRPr="00CF25C9">
        <w:rPr>
          <w:rFonts w:cs="Arial" w:hint="eastAsia"/>
          <w:b/>
          <w:lang w:eastAsia="zh-TW"/>
        </w:rPr>
        <w:t>總表</w:t>
      </w:r>
    </w:p>
    <w:tbl>
      <w:tblPr>
        <w:tblW w:w="882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7C10EB" w:rsidRPr="007F1436">
        <w:tc>
          <w:tcPr>
            <w:tcW w:w="900" w:type="dxa"/>
            <w:shd w:val="clear" w:color="auto" w:fill="000000"/>
            <w:vAlign w:val="center"/>
          </w:tcPr>
          <w:p w:rsidR="007C10EB" w:rsidRPr="007F1436" w:rsidRDefault="007C10EB" w:rsidP="003D634D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7C10EB" w:rsidRPr="007F1436" w:rsidRDefault="005073D5" w:rsidP="003D634D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功能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7C10EB" w:rsidRPr="007F1436" w:rsidRDefault="007C10EB" w:rsidP="003D634D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7C10EB" w:rsidRPr="007F1436" w:rsidRDefault="007C10EB" w:rsidP="003D634D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013DC5" w:rsidRPr="007F1436" w:rsidTr="00C632AA">
        <w:tc>
          <w:tcPr>
            <w:tcW w:w="900" w:type="dxa"/>
          </w:tcPr>
          <w:p w:rsidR="00013DC5" w:rsidRPr="007F1436" w:rsidRDefault="00013DC5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</w:t>
            </w:r>
          </w:p>
        </w:tc>
        <w:tc>
          <w:tcPr>
            <w:tcW w:w="2238" w:type="dxa"/>
          </w:tcPr>
          <w:p w:rsidR="00013DC5" w:rsidRDefault="00013DC5" w:rsidP="00C632AA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产品管理</w:t>
            </w:r>
          </w:p>
        </w:tc>
        <w:tc>
          <w:tcPr>
            <w:tcW w:w="4782" w:type="dxa"/>
          </w:tcPr>
          <w:p w:rsidR="00013DC5" w:rsidRDefault="00013DC5" w:rsidP="00C632AA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、产品录入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、产品上下架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、产品管理</w:t>
            </w:r>
          </w:p>
          <w:p w:rsidR="00DC2C10" w:rsidRDefault="00DC2C10" w:rsidP="00C632AA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、交易日管理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13DC5" w:rsidRPr="007F1436">
        <w:tc>
          <w:tcPr>
            <w:tcW w:w="900" w:type="dxa"/>
          </w:tcPr>
          <w:p w:rsidR="00013DC5" w:rsidRPr="007F1436" w:rsidRDefault="00013DC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产品展示</w:t>
            </w:r>
          </w:p>
        </w:tc>
        <w:tc>
          <w:tcPr>
            <w:tcW w:w="4782" w:type="dxa"/>
          </w:tcPr>
          <w:p w:rsidR="00A35769" w:rsidRPr="00A35769" w:rsidRDefault="00A35769" w:rsidP="00A35769">
            <w:pPr>
              <w:rPr>
                <w:color w:val="000000"/>
                <w:sz w:val="22"/>
                <w:szCs w:val="22"/>
              </w:rPr>
            </w:pPr>
            <w:r w:rsidRPr="00A35769">
              <w:rPr>
                <w:rFonts w:hint="eastAsia"/>
                <w:color w:val="000000"/>
                <w:sz w:val="22"/>
                <w:szCs w:val="22"/>
              </w:rPr>
              <w:t>1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、首页增加广告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Banner</w:t>
            </w:r>
          </w:p>
          <w:p w:rsidR="00A35769" w:rsidRPr="00A35769" w:rsidRDefault="00A35769" w:rsidP="00A35769">
            <w:pPr>
              <w:rPr>
                <w:color w:val="000000"/>
                <w:sz w:val="22"/>
                <w:szCs w:val="22"/>
              </w:rPr>
            </w:pPr>
            <w:r w:rsidRPr="00A35769">
              <w:rPr>
                <w:rFonts w:hint="eastAsia"/>
                <w:color w:val="000000"/>
                <w:sz w:val="22"/>
                <w:szCs w:val="22"/>
              </w:rPr>
              <w:t>2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、快速投资活期</w:t>
            </w:r>
          </w:p>
          <w:p w:rsidR="00A35769" w:rsidRPr="00A35769" w:rsidRDefault="00A35769" w:rsidP="00A35769">
            <w:pPr>
              <w:rPr>
                <w:color w:val="000000"/>
                <w:sz w:val="22"/>
                <w:szCs w:val="22"/>
              </w:rPr>
            </w:pPr>
            <w:r w:rsidRPr="00A35769">
              <w:rPr>
                <w:rFonts w:hint="eastAsia"/>
                <w:color w:val="000000"/>
                <w:sz w:val="22"/>
                <w:szCs w:val="22"/>
              </w:rPr>
              <w:t>3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、理财精选</w:t>
            </w:r>
          </w:p>
          <w:p w:rsidR="00A35769" w:rsidRPr="00A35769" w:rsidRDefault="00A35769" w:rsidP="00A35769">
            <w:pPr>
              <w:rPr>
                <w:color w:val="000000"/>
                <w:sz w:val="22"/>
                <w:szCs w:val="22"/>
              </w:rPr>
            </w:pPr>
            <w:r w:rsidRPr="00A35769">
              <w:rPr>
                <w:rFonts w:hint="eastAsia"/>
                <w:color w:val="000000"/>
                <w:sz w:val="22"/>
                <w:szCs w:val="22"/>
              </w:rPr>
              <w:t>4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、投资理财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-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短期灵活</w:t>
            </w:r>
          </w:p>
          <w:p w:rsidR="00013DC5" w:rsidRDefault="00A35769" w:rsidP="00A35769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A35769">
              <w:rPr>
                <w:rFonts w:hint="eastAsia"/>
                <w:color w:val="000000"/>
                <w:sz w:val="22"/>
                <w:szCs w:val="22"/>
              </w:rPr>
              <w:t>5</w:t>
            </w:r>
            <w:r w:rsidRPr="00A35769">
              <w:rPr>
                <w:rFonts w:hint="eastAsia"/>
                <w:color w:val="000000"/>
                <w:sz w:val="22"/>
                <w:szCs w:val="22"/>
              </w:rPr>
              <w:t>、单品页展示产品信息、净值、信息批量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13DC5" w:rsidRPr="007F1436">
        <w:tc>
          <w:tcPr>
            <w:tcW w:w="900" w:type="dxa"/>
          </w:tcPr>
          <w:p w:rsidR="00013DC5" w:rsidRPr="007F1436" w:rsidRDefault="00013DC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投资流程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、信息确认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、合同确认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、支付</w:t>
            </w:r>
            <w:r w:rsidR="00DB6465">
              <w:rPr>
                <w:rFonts w:hint="eastAsia"/>
                <w:color w:val="000000"/>
                <w:sz w:val="22"/>
                <w:szCs w:val="22"/>
              </w:rPr>
              <w:t>密码</w:t>
            </w:r>
            <w:r>
              <w:rPr>
                <w:rFonts w:hint="eastAsia"/>
                <w:color w:val="000000"/>
                <w:sz w:val="22"/>
                <w:szCs w:val="22"/>
              </w:rPr>
              <w:t>确认</w:t>
            </w:r>
          </w:p>
          <w:p w:rsidR="00DB6465" w:rsidRDefault="00DB646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、信息提示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13DC5" w:rsidRPr="007F1436">
        <w:tc>
          <w:tcPr>
            <w:tcW w:w="900" w:type="dxa"/>
          </w:tcPr>
          <w:p w:rsidR="00013DC5" w:rsidRPr="007F1436" w:rsidRDefault="00013DC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我的帐户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、帐户首页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、投资统计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、投资项目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、项目详情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5</w:t>
            </w:r>
            <w:r>
              <w:rPr>
                <w:rFonts w:hint="eastAsia"/>
                <w:color w:val="000000"/>
                <w:sz w:val="22"/>
                <w:szCs w:val="22"/>
              </w:rPr>
              <w:t>、收款明细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6</w:t>
            </w:r>
            <w:r>
              <w:rPr>
                <w:rFonts w:hint="eastAsia"/>
                <w:color w:val="000000"/>
                <w:sz w:val="22"/>
                <w:szCs w:val="22"/>
              </w:rPr>
              <w:t>、资金明细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DB6465" w:rsidRPr="007F1436">
        <w:tc>
          <w:tcPr>
            <w:tcW w:w="900" w:type="dxa"/>
          </w:tcPr>
          <w:p w:rsidR="00DB6465" w:rsidRDefault="00DB646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</w:p>
        </w:tc>
        <w:tc>
          <w:tcPr>
            <w:tcW w:w="2238" w:type="dxa"/>
          </w:tcPr>
          <w:p w:rsidR="00DB6465" w:rsidRDefault="00A35769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赎回</w:t>
            </w:r>
            <w:r w:rsidR="00DB6465">
              <w:rPr>
                <w:rFonts w:hint="eastAsia"/>
                <w:color w:val="000000"/>
                <w:sz w:val="22"/>
                <w:szCs w:val="22"/>
              </w:rPr>
              <w:t>流程</w:t>
            </w:r>
          </w:p>
        </w:tc>
        <w:tc>
          <w:tcPr>
            <w:tcW w:w="4782" w:type="dxa"/>
          </w:tcPr>
          <w:p w:rsidR="00DB6465" w:rsidRPr="00A35769" w:rsidRDefault="002913FF" w:rsidP="00A35769">
            <w:pPr>
              <w:pStyle w:val="af1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  <w:szCs w:val="22"/>
              </w:rPr>
            </w:pPr>
            <w:r w:rsidRPr="00A35769">
              <w:rPr>
                <w:rFonts w:hint="eastAsia"/>
                <w:color w:val="000000"/>
                <w:sz w:val="22"/>
                <w:szCs w:val="22"/>
              </w:rPr>
              <w:t>提取</w:t>
            </w:r>
            <w:r w:rsidR="00DB6465" w:rsidRPr="00A35769">
              <w:rPr>
                <w:rFonts w:hint="eastAsia"/>
                <w:color w:val="000000"/>
                <w:sz w:val="22"/>
                <w:szCs w:val="22"/>
              </w:rPr>
              <w:t>信息</w:t>
            </w:r>
          </w:p>
          <w:p w:rsidR="00A35769" w:rsidRPr="00A35769" w:rsidRDefault="00A35769" w:rsidP="00A35769">
            <w:pPr>
              <w:pStyle w:val="af1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密码确认</w:t>
            </w:r>
          </w:p>
          <w:p w:rsidR="00DB6465" w:rsidRDefault="00DB646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、信息提示</w:t>
            </w:r>
          </w:p>
        </w:tc>
        <w:tc>
          <w:tcPr>
            <w:tcW w:w="900" w:type="dxa"/>
            <w:vAlign w:val="center"/>
          </w:tcPr>
          <w:p w:rsidR="00DB6465" w:rsidRDefault="00DB6465" w:rsidP="007B106B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  <w:tr w:rsidR="00013DC5" w:rsidRPr="007F1436">
        <w:tc>
          <w:tcPr>
            <w:tcW w:w="900" w:type="dxa"/>
          </w:tcPr>
          <w:p w:rsidR="00013DC5" w:rsidRPr="007F1436" w:rsidRDefault="00DB646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定时任务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、开户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、认购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385582">
              <w:rPr>
                <w:rFonts w:hint="eastAsia"/>
                <w:color w:val="000000"/>
                <w:sz w:val="22"/>
                <w:szCs w:val="22"/>
              </w:rPr>
              <w:t>投资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F420C3">
              <w:rPr>
                <w:rFonts w:hint="eastAsia"/>
                <w:color w:val="000000"/>
                <w:sz w:val="22"/>
                <w:szCs w:val="22"/>
              </w:rPr>
              <w:t>净值</w:t>
            </w:r>
            <w:r>
              <w:rPr>
                <w:rFonts w:hint="eastAsia"/>
                <w:color w:val="000000"/>
                <w:sz w:val="22"/>
                <w:szCs w:val="22"/>
              </w:rPr>
              <w:t>同步</w:t>
            </w:r>
          </w:p>
          <w:p w:rsidR="00F420C3" w:rsidRDefault="00F420C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  <w:r>
              <w:rPr>
                <w:rFonts w:hint="eastAsia"/>
                <w:color w:val="000000"/>
                <w:sz w:val="22"/>
                <w:szCs w:val="22"/>
              </w:rPr>
              <w:t>、收益同步</w:t>
            </w:r>
          </w:p>
          <w:p w:rsidR="00F83D21" w:rsidRDefault="00F420C3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  <w:r w:rsidR="00F83D21">
              <w:rPr>
                <w:rFonts w:hint="eastAsia"/>
                <w:color w:val="000000"/>
                <w:sz w:val="22"/>
                <w:szCs w:val="22"/>
              </w:rPr>
              <w:t>、产品状态变更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7C10EB" w:rsidRDefault="007C10EB" w:rsidP="002D66DA">
      <w:pPr>
        <w:ind w:left="420"/>
        <w:rPr>
          <w:rFonts w:eastAsia="PMingLiU"/>
          <w:lang w:eastAsia="zh-TW"/>
        </w:rPr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5073D5" w:rsidRPr="007F1436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073D5" w:rsidRPr="007F1436" w:rsidRDefault="005073D5" w:rsidP="00E02C50">
            <w:pPr>
              <w:rPr>
                <w:rFonts w:ascii="宋体" w:hAnsi="宋体"/>
              </w:rPr>
            </w:pPr>
            <w:r w:rsidRPr="007F1436">
              <w:rPr>
                <w:rFonts w:ascii="宋体" w:hAnsi="宋体" w:cs="Arial" w:hint="eastAsia"/>
              </w:rPr>
              <w:t>功能说明 &lt;1</w:t>
            </w:r>
            <w:r w:rsidR="00C91C45">
              <w:rPr>
                <w:rFonts w:hint="eastAsia"/>
                <w:color w:val="000000"/>
                <w:sz w:val="22"/>
                <w:szCs w:val="22"/>
              </w:rPr>
              <w:t>产品管理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5073D5" w:rsidRPr="007F1436" w:rsidTr="00500E03">
        <w:trPr>
          <w:trHeight w:val="451"/>
        </w:trPr>
        <w:tc>
          <w:tcPr>
            <w:tcW w:w="900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7F4A06" w:rsidRPr="007F1436" w:rsidTr="00C632AA">
        <w:tc>
          <w:tcPr>
            <w:tcW w:w="900" w:type="dxa"/>
          </w:tcPr>
          <w:p w:rsidR="007F4A06" w:rsidRPr="007F1436" w:rsidRDefault="007F4A06" w:rsidP="007B106B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 w:rsidRPr="007F1436">
              <w:rPr>
                <w:rFonts w:ascii="宋体" w:hAnsi="宋体" w:cs="Arial" w:hint="eastAsia"/>
                <w:iCs/>
                <w:lang w:eastAsia="zh-TW"/>
              </w:rPr>
              <w:t>1.1</w:t>
            </w:r>
          </w:p>
        </w:tc>
        <w:tc>
          <w:tcPr>
            <w:tcW w:w="2238" w:type="dxa"/>
            <w:vAlign w:val="center"/>
          </w:tcPr>
          <w:p w:rsidR="007F4A06" w:rsidRDefault="007F4A0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产品录入</w:t>
            </w:r>
          </w:p>
        </w:tc>
        <w:tc>
          <w:tcPr>
            <w:tcW w:w="4782" w:type="dxa"/>
          </w:tcPr>
          <w:p w:rsid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</w:t>
            </w:r>
            <w:r w:rsidRPr="007F4A06">
              <w:rPr>
                <w:rFonts w:ascii="宋体" w:hAnsi="宋体" w:cs="Arial" w:hint="eastAsia"/>
                <w:iCs/>
              </w:rPr>
              <w:t>.</w:t>
            </w:r>
            <w:r>
              <w:rPr>
                <w:rFonts w:ascii="宋体" w:hAnsi="宋体" w:cs="Arial" w:hint="eastAsia"/>
                <w:iCs/>
              </w:rPr>
              <w:t>产品查询：</w:t>
            </w:r>
            <w:r w:rsidR="00500E03">
              <w:rPr>
                <w:rFonts w:ascii="宋体" w:hAnsi="宋体" w:cs="Arial" w:hint="eastAsia"/>
                <w:iCs/>
              </w:rPr>
              <w:t>沿用BE后台FA运营-&gt;基金产品管理</w:t>
            </w:r>
          </w:p>
          <w:p w:rsid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2.</w:t>
            </w:r>
            <w:r w:rsidR="00500E03">
              <w:rPr>
                <w:rFonts w:ascii="宋体" w:hAnsi="宋体" w:cs="Arial" w:hint="eastAsia"/>
                <w:iCs/>
              </w:rPr>
              <w:t>产品</w:t>
            </w:r>
            <w:r>
              <w:rPr>
                <w:rFonts w:ascii="宋体" w:hAnsi="宋体" w:cs="Arial" w:hint="eastAsia"/>
                <w:iCs/>
              </w:rPr>
              <w:t>新增：</w:t>
            </w:r>
            <w:r w:rsidR="00500E03">
              <w:rPr>
                <w:rFonts w:ascii="宋体" w:hAnsi="宋体" w:cs="Arial" w:hint="eastAsia"/>
                <w:iCs/>
              </w:rPr>
              <w:t>沿用BE后台FA运营-&gt;基金产品管理-&gt;产品录入-&gt;新增</w:t>
            </w:r>
          </w:p>
          <w:p w:rsidR="007F4A06" w:rsidRPr="00500E03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4.合同挂载：</w:t>
            </w:r>
            <w:r w:rsidR="00500E03">
              <w:rPr>
                <w:rFonts w:ascii="宋体" w:hAnsi="宋体" w:cs="Arial" w:hint="eastAsia"/>
                <w:iCs/>
              </w:rPr>
              <w:t>沿用BE后台FA运营-&gt;基金产品管理-&gt;产品录入-&gt;模板挂载</w:t>
            </w:r>
          </w:p>
          <w:p w:rsidR="007F4A06" w:rsidRP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5.产品审核：</w:t>
            </w:r>
            <w:r w:rsidR="00500E03">
              <w:rPr>
                <w:rFonts w:ascii="宋体" w:hAnsi="宋体" w:cs="Arial" w:hint="eastAsia"/>
                <w:iCs/>
              </w:rPr>
              <w:t>沿用BE后台FA运营-&gt;基金产品管理</w:t>
            </w:r>
            <w:r w:rsidR="00500E03">
              <w:rPr>
                <w:rFonts w:ascii="宋体" w:hAnsi="宋体" w:cs="Arial" w:hint="eastAsia"/>
                <w:iCs/>
              </w:rPr>
              <w:lastRenderedPageBreak/>
              <w:t>-&gt;产品审核</w:t>
            </w:r>
          </w:p>
        </w:tc>
        <w:tc>
          <w:tcPr>
            <w:tcW w:w="900" w:type="dxa"/>
            <w:vAlign w:val="center"/>
          </w:tcPr>
          <w:p w:rsidR="007F4A06" w:rsidRPr="007F1436" w:rsidRDefault="008C1F62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lastRenderedPageBreak/>
              <w:t>1</w:t>
            </w:r>
          </w:p>
        </w:tc>
      </w:tr>
      <w:tr w:rsidR="007F4A06" w:rsidRPr="007F1436" w:rsidTr="00C632AA">
        <w:tc>
          <w:tcPr>
            <w:tcW w:w="900" w:type="dxa"/>
          </w:tcPr>
          <w:p w:rsidR="007F4A06" w:rsidRPr="007F1436" w:rsidRDefault="007F4A06" w:rsidP="007B106B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 w:rsidRPr="007F1436">
              <w:rPr>
                <w:rFonts w:ascii="宋体" w:hAnsi="宋体" w:cs="Arial" w:hint="eastAsia"/>
                <w:iCs/>
                <w:lang w:eastAsia="zh-TW"/>
              </w:rPr>
              <w:lastRenderedPageBreak/>
              <w:t>1.2</w:t>
            </w:r>
          </w:p>
        </w:tc>
        <w:tc>
          <w:tcPr>
            <w:tcW w:w="2238" w:type="dxa"/>
            <w:vAlign w:val="center"/>
          </w:tcPr>
          <w:p w:rsidR="007F4A06" w:rsidRDefault="007F4A0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上下架</w:t>
            </w:r>
          </w:p>
        </w:tc>
        <w:tc>
          <w:tcPr>
            <w:tcW w:w="4782" w:type="dxa"/>
          </w:tcPr>
          <w:p w:rsidR="007F4A06" w:rsidRDefault="007F4A06" w:rsidP="0000587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1、设置上架条件</w:t>
            </w:r>
          </w:p>
          <w:p w:rsidR="007F4A06" w:rsidRDefault="007F4A06" w:rsidP="0000587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2、支持强制下架</w:t>
            </w:r>
          </w:p>
          <w:p w:rsidR="007F4A06" w:rsidRPr="007F1436" w:rsidRDefault="007F4A06" w:rsidP="0000587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3、市场活动相关支持</w:t>
            </w:r>
          </w:p>
        </w:tc>
        <w:tc>
          <w:tcPr>
            <w:tcW w:w="900" w:type="dxa"/>
            <w:vAlign w:val="center"/>
          </w:tcPr>
          <w:p w:rsidR="007F4A06" w:rsidRPr="007F1436" w:rsidRDefault="008C1F62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7F4A06" w:rsidRPr="007F1436" w:rsidTr="00C632AA">
        <w:tc>
          <w:tcPr>
            <w:tcW w:w="900" w:type="dxa"/>
          </w:tcPr>
          <w:p w:rsidR="007F4A06" w:rsidRPr="007F1436" w:rsidRDefault="007F4A06" w:rsidP="007B106B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1.3</w:t>
            </w:r>
          </w:p>
        </w:tc>
        <w:tc>
          <w:tcPr>
            <w:tcW w:w="2238" w:type="dxa"/>
            <w:vAlign w:val="center"/>
          </w:tcPr>
          <w:p w:rsidR="007F4A06" w:rsidRDefault="007F4A0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产品状态管理</w:t>
            </w:r>
          </w:p>
        </w:tc>
        <w:tc>
          <w:tcPr>
            <w:tcW w:w="4782" w:type="dxa"/>
          </w:tcPr>
          <w:p w:rsidR="007F4A06" w:rsidRDefault="007F4A06" w:rsidP="001369E4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1、可暂停</w:t>
            </w:r>
            <w:r w:rsidR="00385582">
              <w:rPr>
                <w:rFonts w:ascii="宋体" w:hAnsi="宋体" w:cs="Arial" w:hint="eastAsia"/>
                <w:iCs/>
              </w:rPr>
              <w:t>投资</w:t>
            </w:r>
            <w:r w:rsidR="00F92A6A">
              <w:rPr>
                <w:rFonts w:ascii="宋体" w:hAnsi="宋体" w:cs="Arial" w:hint="eastAsia"/>
                <w:iCs/>
              </w:rPr>
              <w:t>：沿用BE后台FA运营-&gt;基金产品管理-&gt;销售管理，可选择暂停投资</w:t>
            </w:r>
          </w:p>
        </w:tc>
        <w:tc>
          <w:tcPr>
            <w:tcW w:w="900" w:type="dxa"/>
            <w:vAlign w:val="center"/>
          </w:tcPr>
          <w:p w:rsidR="007F4A06" w:rsidRPr="007F1436" w:rsidRDefault="008C1F62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464492" w:rsidRPr="007F1436" w:rsidTr="00C632AA">
        <w:tc>
          <w:tcPr>
            <w:tcW w:w="900" w:type="dxa"/>
          </w:tcPr>
          <w:p w:rsidR="00464492" w:rsidRDefault="00464492" w:rsidP="007B106B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1.4</w:t>
            </w:r>
          </w:p>
        </w:tc>
        <w:tc>
          <w:tcPr>
            <w:tcW w:w="2238" w:type="dxa"/>
            <w:vAlign w:val="center"/>
          </w:tcPr>
          <w:p w:rsidR="00464492" w:rsidRDefault="00464492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交易日</w:t>
            </w:r>
            <w:r w:rsidR="00DC2C10">
              <w:rPr>
                <w:rFonts w:hint="eastAsia"/>
                <w:color w:val="000000"/>
                <w:sz w:val="22"/>
                <w:szCs w:val="22"/>
              </w:rPr>
              <w:t>管理</w:t>
            </w:r>
          </w:p>
        </w:tc>
        <w:tc>
          <w:tcPr>
            <w:tcW w:w="4782" w:type="dxa"/>
          </w:tcPr>
          <w:p w:rsidR="00464492" w:rsidRDefault="00464492" w:rsidP="0084735C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</w:t>
            </w:r>
            <w:r w:rsidR="0084735C">
              <w:rPr>
                <w:rFonts w:ascii="宋体" w:hAnsi="宋体" w:cs="Arial" w:hint="eastAsia"/>
                <w:iCs/>
              </w:rPr>
              <w:t>通过</w:t>
            </w:r>
            <w:r>
              <w:rPr>
                <w:rFonts w:ascii="宋体" w:hAnsi="宋体" w:cs="Arial" w:hint="eastAsia"/>
                <w:iCs/>
              </w:rPr>
              <w:t>上传交易日历文件</w:t>
            </w:r>
            <w:r w:rsidR="0084735C">
              <w:rPr>
                <w:rFonts w:ascii="宋体" w:hAnsi="宋体" w:cs="Arial" w:hint="eastAsia"/>
                <w:iCs/>
              </w:rPr>
              <w:t>，同步交易日</w:t>
            </w:r>
          </w:p>
        </w:tc>
        <w:tc>
          <w:tcPr>
            <w:tcW w:w="900" w:type="dxa"/>
            <w:vAlign w:val="center"/>
          </w:tcPr>
          <w:p w:rsidR="00464492" w:rsidRDefault="00464492" w:rsidP="007B106B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</w:tbl>
    <w:p w:rsidR="007C10EB" w:rsidRPr="007F1436" w:rsidRDefault="007C10EB" w:rsidP="002D66DA">
      <w:pPr>
        <w:ind w:left="420"/>
        <w:rPr>
          <w:rFonts w:ascii="宋体" w:hAnsi="宋体"/>
          <w:lang w:eastAsia="zh-TW"/>
        </w:rPr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5073D5" w:rsidRPr="007F1436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073D5" w:rsidRPr="007F1436" w:rsidRDefault="005073D5" w:rsidP="001F477A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&lt;2</w:t>
            </w:r>
            <w:r w:rsidR="00954D89">
              <w:rPr>
                <w:rFonts w:ascii="宋体" w:hAnsi="宋体" w:cs="Arial" w:hint="eastAsia"/>
              </w:rPr>
              <w:t xml:space="preserve"> PC端</w:t>
            </w:r>
            <w:r w:rsidR="00085C01" w:rsidRPr="00085C01">
              <w:rPr>
                <w:rFonts w:ascii="宋体" w:hAnsi="宋体" w:cs="Arial" w:hint="eastAsia"/>
              </w:rPr>
              <w:t>产品展示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5073D5" w:rsidRPr="007F1436">
        <w:tc>
          <w:tcPr>
            <w:tcW w:w="900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1D11ED" w:rsidRPr="007F1436" w:rsidTr="00C632AA">
        <w:tc>
          <w:tcPr>
            <w:tcW w:w="900" w:type="dxa"/>
          </w:tcPr>
          <w:p w:rsidR="001D11ED" w:rsidRPr="007F1436" w:rsidRDefault="001D11ED" w:rsidP="00E453E7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 w:rsidRPr="007F1436">
              <w:rPr>
                <w:rFonts w:ascii="宋体" w:hAnsi="宋体" w:cs="Arial" w:hint="eastAsia"/>
                <w:iCs/>
                <w:lang w:eastAsia="zh-TW"/>
              </w:rPr>
              <w:t>2.1</w:t>
            </w:r>
          </w:p>
        </w:tc>
        <w:tc>
          <w:tcPr>
            <w:tcW w:w="2238" w:type="dxa"/>
          </w:tcPr>
          <w:p w:rsidR="001D11ED" w:rsidRPr="007F1436" w:rsidRDefault="001D11ED" w:rsidP="00E453E7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首页</w:t>
            </w:r>
          </w:p>
        </w:tc>
        <w:tc>
          <w:tcPr>
            <w:tcW w:w="4782" w:type="dxa"/>
            <w:vAlign w:val="center"/>
          </w:tcPr>
          <w:p w:rsidR="001D11ED" w:rsidRPr="002E7849" w:rsidRDefault="001D11ED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</w:t>
            </w:r>
            <w:r w:rsidR="00954D89" w:rsidRPr="002E7849">
              <w:rPr>
                <w:rFonts w:ascii="宋体" w:hAnsi="宋体" w:cs="Arial" w:hint="eastAsia"/>
                <w:iCs/>
              </w:rPr>
              <w:t>、导航条的“现金管理”</w:t>
            </w:r>
            <w:r w:rsidRPr="002E7849">
              <w:rPr>
                <w:rFonts w:ascii="宋体" w:hAnsi="宋体" w:cs="Arial" w:hint="eastAsia"/>
                <w:iCs/>
              </w:rPr>
              <w:t>中增加</w:t>
            </w:r>
            <w:r w:rsidR="00954D89" w:rsidRPr="002E7849">
              <w:rPr>
                <w:rFonts w:ascii="宋体" w:hAnsi="宋体" w:cs="Arial" w:hint="eastAsia"/>
                <w:iCs/>
              </w:rPr>
              <w:t>阶梯收益</w:t>
            </w:r>
            <w:r w:rsidRPr="002E7849">
              <w:rPr>
                <w:rFonts w:ascii="宋体" w:hAnsi="宋体" w:cs="Arial" w:hint="eastAsia"/>
                <w:iCs/>
              </w:rPr>
              <w:t>产品</w:t>
            </w:r>
            <w:r w:rsidRPr="002E7849">
              <w:rPr>
                <w:rFonts w:ascii="宋体" w:hAnsi="宋体" w:cs="Arial" w:hint="eastAsia"/>
                <w:iCs/>
              </w:rPr>
              <w:br/>
              <w:t>2、banner中增加</w:t>
            </w:r>
            <w:r w:rsidR="00954D89" w:rsidRPr="002E7849">
              <w:rPr>
                <w:rFonts w:ascii="宋体" w:hAnsi="宋体" w:cs="Arial" w:hint="eastAsia"/>
                <w:iCs/>
              </w:rPr>
              <w:t>阶梯收益</w:t>
            </w:r>
            <w:r w:rsidRPr="002E7849">
              <w:rPr>
                <w:rFonts w:ascii="宋体" w:hAnsi="宋体" w:cs="Arial" w:hint="eastAsia"/>
                <w:iCs/>
              </w:rPr>
              <w:t>的宣传广告</w:t>
            </w:r>
          </w:p>
        </w:tc>
        <w:tc>
          <w:tcPr>
            <w:tcW w:w="900" w:type="dxa"/>
            <w:vAlign w:val="center"/>
          </w:tcPr>
          <w:p w:rsidR="001D11ED" w:rsidRPr="007F1436" w:rsidRDefault="008C1F62" w:rsidP="00E453E7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D11ED" w:rsidRPr="007F1436" w:rsidTr="00C632AA">
        <w:tc>
          <w:tcPr>
            <w:tcW w:w="900" w:type="dxa"/>
          </w:tcPr>
          <w:p w:rsidR="001D11ED" w:rsidRPr="007F1436" w:rsidRDefault="001D11ED" w:rsidP="00E453E7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2.2</w:t>
            </w:r>
          </w:p>
        </w:tc>
        <w:tc>
          <w:tcPr>
            <w:tcW w:w="2238" w:type="dxa"/>
          </w:tcPr>
          <w:p w:rsidR="001D11ED" w:rsidRDefault="001D11ED" w:rsidP="00E453E7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列表页</w:t>
            </w:r>
          </w:p>
        </w:tc>
        <w:tc>
          <w:tcPr>
            <w:tcW w:w="4782" w:type="dxa"/>
            <w:vAlign w:val="center"/>
          </w:tcPr>
          <w:p w:rsidR="001D11ED" w:rsidRPr="002E7849" w:rsidRDefault="001D11ED" w:rsidP="00A7371A">
            <w:pPr>
              <w:rPr>
                <w:rFonts w:ascii="宋体" w:hAnsi="宋体" w:cs="Arial"/>
                <w:iCs/>
              </w:rPr>
            </w:pPr>
            <w:r w:rsidRPr="00C248E8">
              <w:rPr>
                <w:rFonts w:ascii="宋体" w:hAnsi="宋体" w:cs="Arial" w:hint="eastAsia"/>
                <w:iCs/>
                <w:highlight w:val="yellow"/>
              </w:rPr>
              <w:t>1、</w:t>
            </w:r>
            <w:r w:rsidR="00954D89" w:rsidRPr="00C248E8">
              <w:rPr>
                <w:rFonts w:ascii="宋体" w:hAnsi="宋体" w:cs="Arial" w:hint="eastAsia"/>
                <w:iCs/>
                <w:highlight w:val="yellow"/>
              </w:rPr>
              <w:t>“现金管理”中增加“阶梯收益”</w:t>
            </w:r>
            <w:r w:rsidRPr="00C248E8">
              <w:rPr>
                <w:rFonts w:ascii="宋体" w:hAnsi="宋体" w:cs="Arial" w:hint="eastAsia"/>
                <w:iCs/>
                <w:highlight w:val="yellow"/>
              </w:rPr>
              <w:t>，展示七日年化收益率</w:t>
            </w:r>
            <w:r w:rsidR="00954D89" w:rsidRPr="00C248E8">
              <w:rPr>
                <w:rFonts w:ascii="宋体" w:hAnsi="宋体" w:cs="Arial" w:hint="eastAsia"/>
                <w:iCs/>
                <w:highlight w:val="yellow"/>
              </w:rPr>
              <w:t>（因为阶梯，展示</w:t>
            </w:r>
            <w:r w:rsidR="00A7371A">
              <w:rPr>
                <w:rFonts w:ascii="宋体" w:hAnsi="宋体" w:cs="Arial" w:hint="eastAsia"/>
                <w:iCs/>
                <w:highlight w:val="yellow"/>
              </w:rPr>
              <w:t>区间</w:t>
            </w:r>
            <w:r w:rsidR="00954D89" w:rsidRPr="00C248E8">
              <w:rPr>
                <w:rFonts w:ascii="宋体" w:hAnsi="宋体" w:cs="Arial" w:hint="eastAsia"/>
                <w:iCs/>
                <w:highlight w:val="yellow"/>
              </w:rPr>
              <w:t>）</w:t>
            </w:r>
            <w:r w:rsidRPr="00C248E8">
              <w:rPr>
                <w:rFonts w:ascii="宋体" w:hAnsi="宋体" w:cs="Arial" w:hint="eastAsia"/>
                <w:iCs/>
                <w:highlight w:val="yellow"/>
              </w:rPr>
              <w:t>、每万份收益</w:t>
            </w:r>
            <w:r w:rsidR="00954D89" w:rsidRPr="00C248E8">
              <w:rPr>
                <w:rFonts w:ascii="宋体" w:hAnsi="宋体" w:cs="Arial" w:hint="eastAsia"/>
                <w:iCs/>
                <w:highlight w:val="yellow"/>
              </w:rPr>
              <w:t>（展示</w:t>
            </w:r>
            <w:r w:rsidR="00A7371A">
              <w:rPr>
                <w:rFonts w:ascii="宋体" w:hAnsi="宋体" w:cs="Arial" w:hint="eastAsia"/>
                <w:iCs/>
                <w:highlight w:val="yellow"/>
              </w:rPr>
              <w:t>区间</w:t>
            </w:r>
            <w:r w:rsidR="00954D89" w:rsidRPr="00C248E8">
              <w:rPr>
                <w:rFonts w:ascii="宋体" w:hAnsi="宋体" w:cs="Arial" w:hint="eastAsia"/>
                <w:iCs/>
                <w:highlight w:val="yellow"/>
              </w:rPr>
              <w:t>）</w:t>
            </w:r>
            <w:r w:rsidRPr="00C248E8">
              <w:rPr>
                <w:rFonts w:ascii="宋体" w:hAnsi="宋体" w:cs="Arial" w:hint="eastAsia"/>
                <w:iCs/>
                <w:highlight w:val="yellow"/>
              </w:rPr>
              <w:t>、投资金额（起投金额）</w:t>
            </w:r>
          </w:p>
        </w:tc>
        <w:tc>
          <w:tcPr>
            <w:tcW w:w="900" w:type="dxa"/>
            <w:vAlign w:val="center"/>
          </w:tcPr>
          <w:p w:rsidR="001D11ED" w:rsidRPr="007F1436" w:rsidRDefault="008C1F62" w:rsidP="00E453E7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D11ED" w:rsidRPr="007F1436" w:rsidTr="00C632AA">
        <w:tc>
          <w:tcPr>
            <w:tcW w:w="900" w:type="dxa"/>
          </w:tcPr>
          <w:p w:rsidR="001D11ED" w:rsidRDefault="001D11ED" w:rsidP="00E453E7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2.3</w:t>
            </w:r>
          </w:p>
        </w:tc>
        <w:tc>
          <w:tcPr>
            <w:tcW w:w="2238" w:type="dxa"/>
          </w:tcPr>
          <w:p w:rsidR="001D11ED" w:rsidRDefault="001D11ED" w:rsidP="00E453E7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单品页</w:t>
            </w:r>
          </w:p>
        </w:tc>
        <w:tc>
          <w:tcPr>
            <w:tcW w:w="4782" w:type="dxa"/>
            <w:vAlign w:val="center"/>
          </w:tcPr>
          <w:p w:rsidR="001D11ED" w:rsidRPr="002E7849" w:rsidRDefault="001D11ED" w:rsidP="004F5C66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1、产品基本信息：产品名称、七日年化收益率、每万份收益、起息日：T（成交日）+1，</w:t>
            </w:r>
            <w:r w:rsidR="007D01E5" w:rsidRPr="002E7849">
              <w:rPr>
                <w:rFonts w:ascii="宋体" w:hAnsi="宋体" w:cs="Arial" w:hint="eastAsia"/>
                <w:iCs/>
              </w:rPr>
              <w:t>TIP</w:t>
            </w:r>
            <w:r w:rsidRPr="002E7849">
              <w:rPr>
                <w:rFonts w:ascii="宋体" w:hAnsi="宋体" w:cs="Arial" w:hint="eastAsia"/>
                <w:iCs/>
              </w:rPr>
              <w:t>显示：1. 成交日：投资日前一日15：00至当日15：00；2.+1：1个交易日、起投金额（1元起）、递增金额（1元起）、</w:t>
            </w:r>
            <w:r w:rsidRPr="002E7849">
              <w:rPr>
                <w:rFonts w:ascii="宋体" w:hAnsi="宋体" w:cs="Arial" w:hint="eastAsia"/>
                <w:iCs/>
              </w:rPr>
              <w:br/>
              <w:t>2</w:t>
            </w:r>
            <w:r w:rsidR="00954D89" w:rsidRPr="002E7849">
              <w:rPr>
                <w:rFonts w:ascii="宋体" w:hAnsi="宋体" w:cs="Arial" w:hint="eastAsia"/>
                <w:iCs/>
              </w:rPr>
              <w:t>、项目详情</w:t>
            </w:r>
            <w:r w:rsidRPr="002E7849">
              <w:rPr>
                <w:rFonts w:ascii="宋体" w:hAnsi="宋体" w:cs="Arial" w:hint="eastAsia"/>
                <w:iCs/>
              </w:rPr>
              <w:t>（</w:t>
            </w:r>
            <w:r w:rsidR="00954D89" w:rsidRPr="00733E12">
              <w:rPr>
                <w:rFonts w:ascii="宋体" w:hAnsi="宋体" w:cs="Arial" w:hint="eastAsia"/>
                <w:iCs/>
                <w:highlight w:val="yellow"/>
              </w:rPr>
              <w:t>阶梯收益率折线图展示</w:t>
            </w:r>
            <w:r w:rsidR="00954D89" w:rsidRPr="002E7849">
              <w:rPr>
                <w:rFonts w:ascii="宋体" w:hAnsi="宋体" w:cs="Arial" w:hint="eastAsia"/>
                <w:iCs/>
              </w:rPr>
              <w:t>，</w:t>
            </w:r>
            <w:r w:rsidR="00954D89" w:rsidRPr="00733E12">
              <w:rPr>
                <w:rFonts w:ascii="宋体" w:hAnsi="宋体" w:cs="Arial" w:hint="eastAsia"/>
                <w:iCs/>
                <w:highlight w:val="yellow"/>
              </w:rPr>
              <w:t>收益率推演说明</w:t>
            </w:r>
            <w:r w:rsidR="00733E12" w:rsidRPr="00733E12">
              <w:rPr>
                <w:rFonts w:ascii="宋体" w:hAnsi="宋体" w:cs="Arial" w:hint="eastAsia"/>
                <w:iCs/>
                <w:highlight w:val="yellow"/>
              </w:rPr>
              <w:t>（二期定转活举例）</w:t>
            </w:r>
            <w:r w:rsidR="00954D89" w:rsidRPr="002E7849">
              <w:rPr>
                <w:rFonts w:ascii="宋体" w:hAnsi="宋体" w:cs="Arial" w:hint="eastAsia"/>
                <w:iCs/>
              </w:rPr>
              <w:t>，项目性质，项目简介</w:t>
            </w:r>
            <w:r w:rsidR="00DB7267" w:rsidRPr="002E7849">
              <w:rPr>
                <w:rFonts w:ascii="宋体" w:hAnsi="宋体" w:cs="Arial" w:hint="eastAsia"/>
                <w:iCs/>
              </w:rPr>
              <w:t>收益起始日，赎回，受托人、投资标的</w:t>
            </w:r>
            <w:r w:rsidRPr="002E7849">
              <w:rPr>
                <w:rFonts w:ascii="宋体" w:hAnsi="宋体" w:cs="Arial" w:hint="eastAsia"/>
                <w:iCs/>
              </w:rPr>
              <w:t>）</w:t>
            </w:r>
            <w:r w:rsidRPr="002E7849">
              <w:rPr>
                <w:rFonts w:ascii="宋体" w:hAnsi="宋体" w:cs="Arial" w:hint="eastAsia"/>
                <w:iCs/>
              </w:rPr>
              <w:br/>
              <w:t>3</w:t>
            </w:r>
            <w:r w:rsidR="00D71ED4" w:rsidRPr="002E7849">
              <w:rPr>
                <w:rFonts w:ascii="宋体" w:hAnsi="宋体" w:cs="Arial" w:hint="eastAsia"/>
                <w:iCs/>
              </w:rPr>
              <w:t>、常见问题（同零活宝</w:t>
            </w:r>
            <w:r w:rsidRPr="002E7849">
              <w:rPr>
                <w:rFonts w:ascii="宋体" w:hAnsi="宋体" w:cs="Arial" w:hint="eastAsia"/>
                <w:iCs/>
              </w:rPr>
              <w:t>显示）（具体内容待产品出初稿）</w:t>
            </w:r>
          </w:p>
          <w:p w:rsidR="004F5C66" w:rsidRPr="002E7849" w:rsidRDefault="004F5C66" w:rsidP="004F5C66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4、</w:t>
            </w:r>
            <w:r w:rsidR="00B50DCA" w:rsidRPr="002E7849">
              <w:rPr>
                <w:rFonts w:ascii="宋体" w:hAnsi="宋体" w:cs="Arial" w:hint="eastAsia"/>
                <w:iCs/>
              </w:rPr>
              <w:t>各种</w:t>
            </w:r>
            <w:r w:rsidRPr="002E7849">
              <w:rPr>
                <w:rFonts w:ascii="宋体" w:hAnsi="宋体" w:cs="Arial" w:hint="eastAsia"/>
                <w:iCs/>
              </w:rPr>
              <w:t>暂停</w:t>
            </w:r>
            <w:r w:rsidR="00385582" w:rsidRPr="002E7849">
              <w:rPr>
                <w:rFonts w:ascii="宋体" w:hAnsi="宋体" w:cs="Arial" w:hint="eastAsia"/>
                <w:iCs/>
              </w:rPr>
              <w:t>投资</w:t>
            </w:r>
            <w:r w:rsidR="00B50DCA" w:rsidRPr="002E7849">
              <w:rPr>
                <w:rFonts w:ascii="宋体" w:hAnsi="宋体" w:cs="Arial" w:hint="eastAsia"/>
                <w:iCs/>
              </w:rPr>
              <w:t>状态</w:t>
            </w:r>
            <w:r w:rsidRPr="002E7849">
              <w:rPr>
                <w:rFonts w:ascii="宋体" w:hAnsi="宋体" w:cs="Arial" w:hint="eastAsia"/>
                <w:iCs/>
              </w:rPr>
              <w:t>统一显示暂停</w:t>
            </w:r>
            <w:r w:rsidR="00385582" w:rsidRPr="002E7849">
              <w:rPr>
                <w:rFonts w:ascii="宋体" w:hAnsi="宋体" w:cs="Arial" w:hint="eastAsia"/>
                <w:iCs/>
              </w:rPr>
              <w:t>投资</w:t>
            </w:r>
          </w:p>
          <w:p w:rsidR="00E37375" w:rsidRPr="002E7849" w:rsidRDefault="00E37375" w:rsidP="004F5C66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5、</w:t>
            </w:r>
            <w:r>
              <w:rPr>
                <w:rFonts w:ascii="宋体" w:hAnsi="宋体" w:cs="Arial" w:hint="eastAsia"/>
                <w:iCs/>
              </w:rPr>
              <w:t>判断是否超过交易日限额</w:t>
            </w:r>
          </w:p>
        </w:tc>
        <w:tc>
          <w:tcPr>
            <w:tcW w:w="900" w:type="dxa"/>
            <w:vAlign w:val="center"/>
          </w:tcPr>
          <w:p w:rsidR="001D11ED" w:rsidRPr="007F1436" w:rsidRDefault="008C1F62" w:rsidP="00E453E7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E5178F" w:rsidRDefault="00E5178F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54D89" w:rsidRPr="007F1436" w:rsidTr="00BA14D3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54D89" w:rsidRPr="007F1436" w:rsidRDefault="00954D89" w:rsidP="003B2E0B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 w:rsidR="003B2E0B">
              <w:rPr>
                <w:rFonts w:ascii="宋体" w:hAnsi="宋体" w:cs="Arial" w:hint="eastAsia"/>
              </w:rPr>
              <w:t>3</w:t>
            </w:r>
            <w:r>
              <w:rPr>
                <w:rFonts w:ascii="宋体" w:hAnsi="宋体" w:cs="Arial" w:hint="eastAsia"/>
              </w:rPr>
              <w:t xml:space="preserve"> app端</w:t>
            </w:r>
            <w:r w:rsidRPr="00085C01">
              <w:rPr>
                <w:rFonts w:ascii="宋体" w:hAnsi="宋体" w:cs="Arial" w:hint="eastAsia"/>
              </w:rPr>
              <w:t>产品展示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54D89" w:rsidRPr="007F1436" w:rsidTr="00BA14D3">
        <w:tc>
          <w:tcPr>
            <w:tcW w:w="900" w:type="dxa"/>
            <w:shd w:val="clear" w:color="auto" w:fill="000000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954D89" w:rsidRPr="007F1436" w:rsidTr="00BA14D3">
        <w:tc>
          <w:tcPr>
            <w:tcW w:w="900" w:type="dxa"/>
          </w:tcPr>
          <w:p w:rsidR="00954D89" w:rsidRPr="007F1436" w:rsidRDefault="003B2E0B" w:rsidP="00BA14D3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3</w:t>
            </w:r>
            <w:r w:rsidR="00954D89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954D89" w:rsidRPr="007F1436" w:rsidRDefault="00954D89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首页</w:t>
            </w:r>
          </w:p>
        </w:tc>
        <w:tc>
          <w:tcPr>
            <w:tcW w:w="4782" w:type="dxa"/>
            <w:vAlign w:val="center"/>
          </w:tcPr>
          <w:p w:rsidR="00954D89" w:rsidRPr="002E7849" w:rsidRDefault="00954D89" w:rsidP="00DB7267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</w:t>
            </w:r>
            <w:r w:rsidR="00DB7267" w:rsidRPr="002E7849">
              <w:rPr>
                <w:rFonts w:ascii="宋体" w:hAnsi="宋体" w:cs="Arial" w:hint="eastAsia"/>
                <w:iCs/>
              </w:rPr>
              <w:t>、</w:t>
            </w:r>
            <w:r w:rsidR="00DB7267" w:rsidRPr="00733E12">
              <w:rPr>
                <w:rFonts w:ascii="宋体" w:hAnsi="宋体" w:cs="Arial" w:hint="eastAsia"/>
                <w:iCs/>
                <w:highlight w:val="yellow"/>
              </w:rPr>
              <w:t>大数推荐增加“阶梯收益”</w:t>
            </w:r>
            <w:r w:rsidRPr="002E7849">
              <w:rPr>
                <w:rFonts w:ascii="宋体" w:hAnsi="宋体" w:cs="Arial" w:hint="eastAsia"/>
                <w:iCs/>
              </w:rPr>
              <w:br/>
              <w:t>2、</w:t>
            </w:r>
            <w:r w:rsidR="00DB7267" w:rsidRPr="002E7849">
              <w:rPr>
                <w:rFonts w:ascii="宋体" w:hAnsi="宋体" w:cs="Arial" w:hint="eastAsia"/>
                <w:iCs/>
              </w:rPr>
              <w:t>快速投资-&gt;活期中增加“阶梯收益”</w:t>
            </w:r>
          </w:p>
        </w:tc>
        <w:tc>
          <w:tcPr>
            <w:tcW w:w="900" w:type="dxa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54D89" w:rsidRPr="007F1436" w:rsidTr="00BA14D3">
        <w:tc>
          <w:tcPr>
            <w:tcW w:w="900" w:type="dxa"/>
          </w:tcPr>
          <w:p w:rsidR="00954D89" w:rsidRPr="007F1436" w:rsidRDefault="003B2E0B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</w:t>
            </w:r>
            <w:r w:rsidR="00954D89">
              <w:rPr>
                <w:rFonts w:ascii="宋体" w:hAnsi="宋体" w:cs="Arial" w:hint="eastAsia"/>
                <w:iCs/>
              </w:rPr>
              <w:t>.2</w:t>
            </w:r>
          </w:p>
        </w:tc>
        <w:tc>
          <w:tcPr>
            <w:tcW w:w="2238" w:type="dxa"/>
          </w:tcPr>
          <w:p w:rsidR="00954D89" w:rsidRDefault="00DB7267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投资理财</w:t>
            </w:r>
          </w:p>
        </w:tc>
        <w:tc>
          <w:tcPr>
            <w:tcW w:w="4782" w:type="dxa"/>
            <w:vAlign w:val="center"/>
          </w:tcPr>
          <w:p w:rsidR="00DB7267" w:rsidRPr="002E7849" w:rsidRDefault="00DB7267" w:rsidP="002E7849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短期灵活：增加“阶梯收益”</w:t>
            </w:r>
          </w:p>
          <w:p w:rsidR="00DB7267" w:rsidRPr="002E7849" w:rsidRDefault="00C248E8" w:rsidP="002E784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点击“阶梯收益”进入阶梯收益列表，显示“产品名称”，收益率，起投</w:t>
            </w:r>
            <w:r w:rsidR="00DB7267" w:rsidRPr="002E7849">
              <w:rPr>
                <w:rFonts w:ascii="宋体" w:hAnsi="宋体" w:cs="Arial" w:hint="eastAsia"/>
                <w:iCs/>
              </w:rPr>
              <w:t>金额</w:t>
            </w:r>
          </w:p>
        </w:tc>
        <w:tc>
          <w:tcPr>
            <w:tcW w:w="900" w:type="dxa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54D89" w:rsidRPr="007F1436" w:rsidTr="00BA14D3">
        <w:tc>
          <w:tcPr>
            <w:tcW w:w="900" w:type="dxa"/>
          </w:tcPr>
          <w:p w:rsidR="00954D89" w:rsidRDefault="003B2E0B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</w:t>
            </w:r>
            <w:r w:rsidR="00954D89">
              <w:rPr>
                <w:rFonts w:ascii="宋体" w:hAnsi="宋体" w:cs="Arial" w:hint="eastAsia"/>
                <w:iCs/>
              </w:rPr>
              <w:t>.3</w:t>
            </w:r>
          </w:p>
        </w:tc>
        <w:tc>
          <w:tcPr>
            <w:tcW w:w="2238" w:type="dxa"/>
          </w:tcPr>
          <w:p w:rsidR="00954D89" w:rsidRDefault="00DB7267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项目详情</w:t>
            </w:r>
          </w:p>
        </w:tc>
        <w:tc>
          <w:tcPr>
            <w:tcW w:w="4782" w:type="dxa"/>
            <w:vAlign w:val="center"/>
          </w:tcPr>
          <w:p w:rsidR="003B2E0B" w:rsidRPr="002E7849" w:rsidRDefault="00954D89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DB7267" w:rsidRPr="002E7849">
              <w:rPr>
                <w:rFonts w:ascii="宋体" w:hAnsi="宋体" w:cs="Arial" w:hint="eastAsia"/>
                <w:iCs/>
              </w:rPr>
              <w:t>昨日收益率、每万元收益、产品名称、起投金额、</w:t>
            </w:r>
            <w:r w:rsidR="00DB7267" w:rsidRPr="00733E12">
              <w:rPr>
                <w:rFonts w:ascii="宋体" w:hAnsi="宋体" w:cs="Arial" w:hint="eastAsia"/>
                <w:iCs/>
                <w:highlight w:val="yellow"/>
              </w:rPr>
              <w:t>阶梯收益档展示</w:t>
            </w:r>
            <w:r w:rsidR="003B2E0B" w:rsidRPr="002E7849">
              <w:rPr>
                <w:rFonts w:ascii="宋体" w:hAnsi="宋体" w:cs="Arial" w:hint="eastAsia"/>
                <w:iCs/>
              </w:rPr>
              <w:t>、</w:t>
            </w:r>
            <w:r w:rsidR="003B2E0B" w:rsidRPr="00733E12">
              <w:rPr>
                <w:rFonts w:ascii="宋体" w:hAnsi="宋体" w:cs="Arial" w:hint="eastAsia"/>
                <w:iCs/>
                <w:highlight w:val="yellow"/>
              </w:rPr>
              <w:t>投资收益升档举例</w:t>
            </w:r>
            <w:r w:rsidR="00733E12" w:rsidRPr="00733E12">
              <w:rPr>
                <w:rFonts w:ascii="宋体" w:hAnsi="宋体" w:cs="Arial" w:hint="eastAsia"/>
                <w:iCs/>
                <w:highlight w:val="yellow"/>
              </w:rPr>
              <w:t>（二期定转活举例）</w:t>
            </w:r>
          </w:p>
          <w:p w:rsidR="00954D89" w:rsidRPr="002E7849" w:rsidRDefault="00954D89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</w:t>
            </w:r>
            <w:r w:rsidR="003B2E0B" w:rsidRPr="002E7849">
              <w:rPr>
                <w:rFonts w:ascii="宋体" w:hAnsi="宋体" w:cs="Arial" w:hint="eastAsia"/>
                <w:iCs/>
              </w:rPr>
              <w:t>项目性质、收益起始日、赎回（待具体demo）</w:t>
            </w:r>
            <w:r w:rsidRPr="002E7849">
              <w:rPr>
                <w:rFonts w:ascii="宋体" w:hAnsi="宋体" w:cs="Arial" w:hint="eastAsia"/>
                <w:iCs/>
              </w:rPr>
              <w:br/>
              <w:t>3、常见问题（同</w:t>
            </w:r>
            <w:r w:rsidR="00D71ED4" w:rsidRPr="002E7849">
              <w:rPr>
                <w:rFonts w:ascii="宋体" w:hAnsi="宋体" w:cs="Arial" w:hint="eastAsia"/>
                <w:iCs/>
              </w:rPr>
              <w:t>零活宝</w:t>
            </w:r>
            <w:r w:rsidRPr="002E7849">
              <w:rPr>
                <w:rFonts w:ascii="宋体" w:hAnsi="宋体" w:cs="Arial" w:hint="eastAsia"/>
                <w:iCs/>
              </w:rPr>
              <w:t>类显示）（具体内容待产品出初稿）</w:t>
            </w:r>
          </w:p>
          <w:p w:rsidR="00954D89" w:rsidRPr="002E7849" w:rsidRDefault="00954D89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4、各种暂停投资状态统一显示暂停投资</w:t>
            </w:r>
          </w:p>
          <w:p w:rsidR="00954D89" w:rsidRPr="002E7849" w:rsidRDefault="00954D89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5、</w:t>
            </w:r>
            <w:r>
              <w:rPr>
                <w:rFonts w:ascii="宋体" w:hAnsi="宋体" w:cs="Arial" w:hint="eastAsia"/>
                <w:iCs/>
              </w:rPr>
              <w:t>判断是否超过交易日限额</w:t>
            </w:r>
          </w:p>
        </w:tc>
        <w:tc>
          <w:tcPr>
            <w:tcW w:w="900" w:type="dxa"/>
            <w:vAlign w:val="center"/>
          </w:tcPr>
          <w:p w:rsidR="00954D89" w:rsidRPr="007F1436" w:rsidRDefault="00954D89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954D89" w:rsidRPr="00C632AA" w:rsidRDefault="00954D89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C2D60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C2D60" w:rsidRPr="007F1436" w:rsidRDefault="009C2D60" w:rsidP="003B2E0B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lastRenderedPageBreak/>
              <w:t>功能说明 &lt;</w:t>
            </w:r>
            <w:r w:rsidR="003B2E0B">
              <w:rPr>
                <w:rFonts w:ascii="宋体" w:hAnsi="宋体" w:cs="Arial" w:hint="eastAsia"/>
              </w:rPr>
              <w:t>4</w:t>
            </w:r>
            <w:r w:rsidR="0015549F">
              <w:rPr>
                <w:rFonts w:ascii="宋体" w:hAnsi="宋体" w:cs="Arial" w:hint="eastAsia"/>
              </w:rPr>
              <w:t xml:space="preserve"> PC&amp;APP</w:t>
            </w:r>
            <w:r>
              <w:rPr>
                <w:rFonts w:ascii="宋体" w:hAnsi="宋体" w:cs="Arial" w:hint="eastAsia"/>
              </w:rPr>
              <w:t>投资流程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C2D60" w:rsidRPr="007F1436" w:rsidTr="00C632AA">
        <w:tc>
          <w:tcPr>
            <w:tcW w:w="900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D71ED4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  <w:r w:rsidR="009C2D60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9C2D60" w:rsidRPr="007F1436" w:rsidRDefault="008C1F62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投资确认</w:t>
            </w:r>
          </w:p>
        </w:tc>
        <w:tc>
          <w:tcPr>
            <w:tcW w:w="4782" w:type="dxa"/>
          </w:tcPr>
          <w:p w:rsidR="00FE0B20" w:rsidRPr="007F1436" w:rsidRDefault="0015549F" w:rsidP="00C632AA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1、选择锁定期或者档次、投资金额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D71ED4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  <w:r w:rsidR="009C2D60">
              <w:rPr>
                <w:rFonts w:ascii="宋体" w:hAnsi="宋体" w:cs="Arial" w:hint="eastAsia"/>
                <w:iCs/>
              </w:rPr>
              <w:t>.2</w:t>
            </w:r>
          </w:p>
        </w:tc>
        <w:tc>
          <w:tcPr>
            <w:tcW w:w="2238" w:type="dxa"/>
          </w:tcPr>
          <w:p w:rsidR="009C2D60" w:rsidRDefault="008C1F62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合同确认</w:t>
            </w:r>
          </w:p>
        </w:tc>
        <w:tc>
          <w:tcPr>
            <w:tcW w:w="4782" w:type="dxa"/>
          </w:tcPr>
          <w:p w:rsidR="009C2D60" w:rsidRDefault="0015549F" w:rsidP="00C632AA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</w:t>
            </w:r>
            <w:r w:rsidR="00E75523">
              <w:rPr>
                <w:rFonts w:ascii="宋体" w:hAnsi="宋体" w:cs="Arial" w:hint="eastAsia"/>
                <w:iCs/>
              </w:rPr>
              <w:t>确认合同，仅第一次购买产品需要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D71ED4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  <w:r w:rsidR="009C2D60">
              <w:rPr>
                <w:rFonts w:ascii="宋体" w:hAnsi="宋体" w:cs="Arial" w:hint="eastAsia"/>
                <w:iCs/>
              </w:rPr>
              <w:t>.3</w:t>
            </w:r>
          </w:p>
        </w:tc>
        <w:tc>
          <w:tcPr>
            <w:tcW w:w="2238" w:type="dxa"/>
          </w:tcPr>
          <w:p w:rsidR="009C2D60" w:rsidRDefault="008C1F62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支付确认</w:t>
            </w:r>
          </w:p>
        </w:tc>
        <w:tc>
          <w:tcPr>
            <w:tcW w:w="4782" w:type="dxa"/>
          </w:tcPr>
          <w:p w:rsidR="00686812" w:rsidRPr="00686812" w:rsidRDefault="00686812" w:rsidP="00686812">
            <w:pPr>
              <w:rPr>
                <w:rFonts w:ascii="宋体" w:hAnsi="宋体" w:cs="Arial"/>
                <w:iCs/>
              </w:rPr>
            </w:pPr>
            <w:r w:rsidRPr="00686812">
              <w:rPr>
                <w:rFonts w:ascii="宋体" w:hAnsi="宋体" w:cs="Arial" w:hint="eastAsia"/>
                <w:iCs/>
              </w:rPr>
              <w:t>1</w:t>
            </w:r>
            <w:r w:rsidR="004379C6">
              <w:rPr>
                <w:rFonts w:ascii="宋体" w:hAnsi="宋体" w:cs="Arial" w:hint="eastAsia"/>
                <w:iCs/>
              </w:rPr>
              <w:t>、支持</w:t>
            </w:r>
            <w:r w:rsidR="0015549F">
              <w:rPr>
                <w:rFonts w:ascii="宋体" w:hAnsi="宋体" w:cs="Arial" w:hint="eastAsia"/>
                <w:iCs/>
              </w:rPr>
              <w:t>先投资后代扣，投资时间按照支付公司的回盘时间为准</w:t>
            </w:r>
          </w:p>
          <w:p w:rsidR="009C2D60" w:rsidRDefault="00686812" w:rsidP="00686812">
            <w:pPr>
              <w:rPr>
                <w:rFonts w:ascii="宋体" w:hAnsi="宋体" w:cs="Arial"/>
                <w:iCs/>
              </w:rPr>
            </w:pPr>
            <w:r w:rsidRPr="00686812">
              <w:rPr>
                <w:rFonts w:ascii="宋体" w:hAnsi="宋体" w:cs="Arial" w:hint="eastAsia"/>
                <w:iCs/>
              </w:rPr>
              <w:t>2、密码验证通过后，资金到账时冻结客户资金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D71ED4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  <w:r w:rsidR="009C2D60">
              <w:rPr>
                <w:rFonts w:ascii="宋体" w:hAnsi="宋体" w:cs="Arial" w:hint="eastAsia"/>
                <w:iCs/>
              </w:rPr>
              <w:t>.4</w:t>
            </w:r>
          </w:p>
        </w:tc>
        <w:tc>
          <w:tcPr>
            <w:tcW w:w="2238" w:type="dxa"/>
          </w:tcPr>
          <w:p w:rsidR="009C2D60" w:rsidRDefault="008C1F62" w:rsidP="00E7552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信息</w:t>
            </w:r>
            <w:r w:rsidR="00E75523">
              <w:rPr>
                <w:rFonts w:ascii="宋体" w:hAnsi="宋体" w:cs="Arial" w:hint="eastAsia"/>
                <w:iCs/>
              </w:rPr>
              <w:t>提示</w:t>
            </w:r>
          </w:p>
        </w:tc>
        <w:tc>
          <w:tcPr>
            <w:tcW w:w="4782" w:type="dxa"/>
          </w:tcPr>
          <w:p w:rsidR="009C2D60" w:rsidRDefault="00E75523" w:rsidP="00C632AA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提示用户</w:t>
            </w:r>
            <w:r w:rsidR="00385582">
              <w:rPr>
                <w:rFonts w:ascii="宋体" w:hAnsi="宋体" w:cs="Arial" w:hint="eastAsia"/>
                <w:iCs/>
              </w:rPr>
              <w:t>投资</w:t>
            </w:r>
            <w:r>
              <w:rPr>
                <w:rFonts w:ascii="宋体" w:hAnsi="宋体" w:cs="Arial" w:hint="eastAsia"/>
                <w:iCs/>
              </w:rPr>
              <w:t>信息提交，起息时间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085C01" w:rsidRPr="00C632AA" w:rsidRDefault="00085C01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C2D60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C2D60" w:rsidRPr="007F1436" w:rsidRDefault="009C2D60" w:rsidP="00D71ED4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 w:rsidR="00D71ED4">
              <w:rPr>
                <w:rFonts w:ascii="宋体" w:hAnsi="宋体" w:cs="Arial" w:hint="eastAsia"/>
              </w:rPr>
              <w:t>5 PC</w:t>
            </w:r>
            <w:r>
              <w:rPr>
                <w:rFonts w:ascii="宋体" w:hAnsi="宋体" w:cs="Arial" w:hint="eastAsia"/>
              </w:rPr>
              <w:t>我的帐户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C2D60" w:rsidRPr="007F1436" w:rsidTr="00C632AA">
        <w:tc>
          <w:tcPr>
            <w:tcW w:w="900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Pr="007F1436" w:rsidRDefault="00D71ED4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  <w:r w:rsidR="00156C88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156C88" w:rsidRPr="007F1436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帐户首页</w:t>
            </w:r>
          </w:p>
        </w:tc>
        <w:tc>
          <w:tcPr>
            <w:tcW w:w="4782" w:type="dxa"/>
            <w:vAlign w:val="center"/>
          </w:tcPr>
          <w:p w:rsidR="00156C88" w:rsidRPr="002E7849" w:rsidRDefault="00156C88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1、持有项目中增加</w:t>
            </w:r>
            <w:r w:rsidR="00D71ED4" w:rsidRPr="002E7849">
              <w:rPr>
                <w:rFonts w:ascii="宋体" w:hAnsi="宋体" w:cs="Arial" w:hint="eastAsia"/>
                <w:iCs/>
              </w:rPr>
              <w:t>“阶梯收益”</w:t>
            </w:r>
            <w:r w:rsidRPr="002E7849">
              <w:rPr>
                <w:rFonts w:ascii="宋体" w:hAnsi="宋体" w:cs="Arial" w:hint="eastAsia"/>
                <w:iCs/>
              </w:rPr>
              <w:t>产品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Pr="007F1436" w:rsidRDefault="00D71ED4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  <w:r w:rsidR="00156C88">
              <w:rPr>
                <w:rFonts w:ascii="宋体" w:hAnsi="宋体" w:cs="Arial" w:hint="eastAsia"/>
                <w:iCs/>
              </w:rPr>
              <w:t>.2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投资统计</w:t>
            </w:r>
          </w:p>
        </w:tc>
        <w:tc>
          <w:tcPr>
            <w:tcW w:w="4782" w:type="dxa"/>
            <w:vAlign w:val="center"/>
          </w:tcPr>
          <w:p w:rsidR="00156C88" w:rsidRPr="002E7849" w:rsidRDefault="00156C88" w:rsidP="0003247D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1、投资金额增加</w:t>
            </w:r>
            <w:r w:rsidR="00D71ED4" w:rsidRPr="002E7849">
              <w:rPr>
                <w:rFonts w:ascii="宋体" w:hAnsi="宋体" w:cs="Arial" w:hint="eastAsia"/>
                <w:iCs/>
              </w:rPr>
              <w:t>“阶梯收益”</w:t>
            </w:r>
            <w:r w:rsidRPr="002E7849">
              <w:rPr>
                <w:rFonts w:ascii="宋体" w:hAnsi="宋体" w:cs="Arial" w:hint="eastAsia"/>
                <w:iCs/>
              </w:rPr>
              <w:t>投资金额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Default="00D71ED4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  <w:r w:rsidR="00156C88">
              <w:rPr>
                <w:rFonts w:ascii="宋体" w:hAnsi="宋体" w:cs="Arial" w:hint="eastAsia"/>
                <w:iCs/>
              </w:rPr>
              <w:t>.3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投资项目</w:t>
            </w:r>
          </w:p>
        </w:tc>
        <w:tc>
          <w:tcPr>
            <w:tcW w:w="4782" w:type="dxa"/>
            <w:vAlign w:val="center"/>
          </w:tcPr>
          <w:p w:rsidR="00156C88" w:rsidRPr="002E7849" w:rsidRDefault="004C7170" w:rsidP="00D71ED4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1、持有中项目增加“阶梯收益”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Default="00D71ED4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  <w:r w:rsidR="00156C88">
              <w:rPr>
                <w:rFonts w:ascii="宋体" w:hAnsi="宋体" w:cs="Arial" w:hint="eastAsia"/>
                <w:iCs/>
              </w:rPr>
              <w:t>.4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项目详情</w:t>
            </w:r>
          </w:p>
        </w:tc>
        <w:tc>
          <w:tcPr>
            <w:tcW w:w="4782" w:type="dxa"/>
            <w:vAlign w:val="center"/>
          </w:tcPr>
          <w:p w:rsidR="00054DC5" w:rsidRPr="002E7849" w:rsidRDefault="00054DC5" w:rsidP="00054DC5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1、产品名称，7日平均收益率，每万元收益，数据日期，当前价值，冻结金额，可赎回金额，昨日收益，累计收益</w:t>
            </w:r>
          </w:p>
          <w:p w:rsidR="00156C88" w:rsidRPr="002E7849" w:rsidRDefault="00054DC5" w:rsidP="00054DC5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2、帐户归档信息，归档信息中的投资明细，展示该笔资金余额，昨日收益，昨日收益率，昨日档位，升档剩余日，升档提升收益率</w:t>
            </w:r>
            <w:r w:rsidRPr="002E7849">
              <w:rPr>
                <w:rFonts w:ascii="宋体" w:hAnsi="宋体" w:cs="Arial" w:hint="eastAsia"/>
                <w:iCs/>
              </w:rPr>
              <w:br/>
              <w:t>3、具体信息更新同步时间详见产品规则中投资及提取流程。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54DC5" w:rsidRPr="007F1436" w:rsidTr="00C632AA">
        <w:tc>
          <w:tcPr>
            <w:tcW w:w="900" w:type="dxa"/>
          </w:tcPr>
          <w:p w:rsidR="00054DC5" w:rsidRDefault="00054DC5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5.5</w:t>
            </w:r>
          </w:p>
        </w:tc>
        <w:tc>
          <w:tcPr>
            <w:tcW w:w="2238" w:type="dxa"/>
          </w:tcPr>
          <w:p w:rsidR="00054DC5" w:rsidRDefault="00054DC5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收款明细</w:t>
            </w:r>
          </w:p>
        </w:tc>
        <w:tc>
          <w:tcPr>
            <w:tcW w:w="4782" w:type="dxa"/>
            <w:vAlign w:val="center"/>
          </w:tcPr>
          <w:p w:rsidR="00054DC5" w:rsidRPr="002E7849" w:rsidRDefault="00054DC5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已收款明细支持“阶梯收益”产品资金变更记录</w:t>
            </w:r>
          </w:p>
        </w:tc>
        <w:tc>
          <w:tcPr>
            <w:tcW w:w="900" w:type="dxa"/>
            <w:vAlign w:val="center"/>
          </w:tcPr>
          <w:p w:rsidR="00054DC5" w:rsidRPr="007F1436" w:rsidRDefault="00054DC5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54DC5" w:rsidRPr="007F1436" w:rsidTr="00C632AA">
        <w:tc>
          <w:tcPr>
            <w:tcW w:w="900" w:type="dxa"/>
          </w:tcPr>
          <w:p w:rsidR="00054DC5" w:rsidRDefault="00054DC5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5.6</w:t>
            </w:r>
          </w:p>
        </w:tc>
        <w:tc>
          <w:tcPr>
            <w:tcW w:w="2238" w:type="dxa"/>
          </w:tcPr>
          <w:p w:rsidR="00054DC5" w:rsidRDefault="00054DC5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资金明细</w:t>
            </w:r>
          </w:p>
        </w:tc>
        <w:tc>
          <w:tcPr>
            <w:tcW w:w="4782" w:type="dxa"/>
            <w:vAlign w:val="center"/>
          </w:tcPr>
          <w:p w:rsidR="00054DC5" w:rsidRPr="002E7849" w:rsidRDefault="00054DC5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支持零活宝产品资金变更记录，包括升档、定转活记录</w:t>
            </w:r>
          </w:p>
        </w:tc>
        <w:tc>
          <w:tcPr>
            <w:tcW w:w="900" w:type="dxa"/>
            <w:vAlign w:val="center"/>
          </w:tcPr>
          <w:p w:rsidR="00054DC5" w:rsidRPr="007F1436" w:rsidRDefault="00054DC5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9C2D60" w:rsidRDefault="009C2D60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15549F" w:rsidRPr="007F1436" w:rsidTr="00BA14D3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15549F" w:rsidRPr="007F1436" w:rsidRDefault="0015549F" w:rsidP="0015549F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>
              <w:rPr>
                <w:rFonts w:ascii="宋体" w:hAnsi="宋体" w:cs="Arial" w:hint="eastAsia"/>
              </w:rPr>
              <w:t>6 APP我的帐户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15549F" w:rsidRPr="007F1436" w:rsidTr="00BA14D3">
        <w:tc>
          <w:tcPr>
            <w:tcW w:w="900" w:type="dxa"/>
            <w:shd w:val="clear" w:color="auto" w:fill="000000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15549F" w:rsidRPr="007F1436" w:rsidTr="00BA14D3">
        <w:tc>
          <w:tcPr>
            <w:tcW w:w="900" w:type="dxa"/>
          </w:tcPr>
          <w:p w:rsidR="0015549F" w:rsidRPr="007F1436" w:rsidRDefault="0015549F" w:rsidP="00BA14D3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  <w:r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15549F" w:rsidRPr="007F1436" w:rsidRDefault="0015549F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帐户首页</w:t>
            </w:r>
          </w:p>
        </w:tc>
        <w:tc>
          <w:tcPr>
            <w:tcW w:w="4782" w:type="dxa"/>
            <w:vAlign w:val="center"/>
          </w:tcPr>
          <w:p w:rsidR="00562E68" w:rsidRPr="002E7849" w:rsidRDefault="0015549F" w:rsidP="00054DC5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054DC5" w:rsidRPr="002E7849">
              <w:rPr>
                <w:rFonts w:ascii="宋体" w:hAnsi="宋体" w:cs="Arial" w:hint="eastAsia"/>
                <w:iCs/>
              </w:rPr>
              <w:t>“零活宝总价值”修改为“活期投资总价值”，点击之后可以看到到零活宝和阶梯收益的的列表</w:t>
            </w:r>
          </w:p>
          <w:p w:rsidR="00562E68" w:rsidRPr="002E7849" w:rsidRDefault="00562E68" w:rsidP="00054DC5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2、“零活宝昨日收益”修改为“活期投资昨日收益”</w:t>
            </w:r>
          </w:p>
        </w:tc>
        <w:tc>
          <w:tcPr>
            <w:tcW w:w="900" w:type="dxa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549F" w:rsidRPr="007F1436" w:rsidTr="00BA14D3">
        <w:tc>
          <w:tcPr>
            <w:tcW w:w="900" w:type="dxa"/>
          </w:tcPr>
          <w:p w:rsidR="0015549F" w:rsidRPr="007F1436" w:rsidRDefault="0015549F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6.2</w:t>
            </w:r>
          </w:p>
        </w:tc>
        <w:tc>
          <w:tcPr>
            <w:tcW w:w="2238" w:type="dxa"/>
          </w:tcPr>
          <w:p w:rsidR="0015549F" w:rsidRDefault="00562E68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我的资产</w:t>
            </w:r>
          </w:p>
        </w:tc>
        <w:tc>
          <w:tcPr>
            <w:tcW w:w="4782" w:type="dxa"/>
            <w:vAlign w:val="center"/>
          </w:tcPr>
          <w:p w:rsidR="0015549F" w:rsidRPr="002E7849" w:rsidRDefault="0015549F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1、投资金额增加“阶梯收益”投资金额</w:t>
            </w:r>
          </w:p>
        </w:tc>
        <w:tc>
          <w:tcPr>
            <w:tcW w:w="900" w:type="dxa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549F" w:rsidRPr="007F1436" w:rsidTr="00BA14D3">
        <w:tc>
          <w:tcPr>
            <w:tcW w:w="900" w:type="dxa"/>
          </w:tcPr>
          <w:p w:rsidR="0015549F" w:rsidRDefault="0015549F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6.3</w:t>
            </w:r>
          </w:p>
        </w:tc>
        <w:tc>
          <w:tcPr>
            <w:tcW w:w="2238" w:type="dxa"/>
          </w:tcPr>
          <w:p w:rsidR="0015549F" w:rsidRDefault="00562E68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我的投资</w:t>
            </w:r>
          </w:p>
        </w:tc>
        <w:tc>
          <w:tcPr>
            <w:tcW w:w="4782" w:type="dxa"/>
            <w:vAlign w:val="center"/>
          </w:tcPr>
          <w:p w:rsidR="0015549F" w:rsidRPr="002E7849" w:rsidRDefault="0015549F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1、增加项目标签“阶梯收益”</w:t>
            </w:r>
          </w:p>
        </w:tc>
        <w:tc>
          <w:tcPr>
            <w:tcW w:w="900" w:type="dxa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549F" w:rsidRPr="007F1436" w:rsidTr="00BA14D3">
        <w:tc>
          <w:tcPr>
            <w:tcW w:w="900" w:type="dxa"/>
          </w:tcPr>
          <w:p w:rsidR="0015549F" w:rsidRDefault="0015549F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6.4</w:t>
            </w:r>
          </w:p>
        </w:tc>
        <w:tc>
          <w:tcPr>
            <w:tcW w:w="2238" w:type="dxa"/>
          </w:tcPr>
          <w:p w:rsidR="0015549F" w:rsidRDefault="0015549F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项目详情</w:t>
            </w:r>
          </w:p>
        </w:tc>
        <w:tc>
          <w:tcPr>
            <w:tcW w:w="4782" w:type="dxa"/>
            <w:vAlign w:val="center"/>
          </w:tcPr>
          <w:p w:rsidR="00054DC5" w:rsidRPr="002E7849" w:rsidRDefault="0015549F" w:rsidP="00054DC5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054DC5" w:rsidRPr="002E7849">
              <w:rPr>
                <w:rFonts w:ascii="宋体" w:hAnsi="宋体" w:cs="Arial" w:hint="eastAsia"/>
                <w:iCs/>
              </w:rPr>
              <w:t>产品名称，7日平均收益率，每万元收益，数据日期，当前价值，冻结金额，可赎回金额，昨日收益，累计收益</w:t>
            </w:r>
          </w:p>
          <w:p w:rsidR="0015549F" w:rsidRPr="002E7849" w:rsidRDefault="0015549F" w:rsidP="00054DC5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</w:t>
            </w:r>
            <w:r w:rsidR="00054DC5" w:rsidRPr="002E7849">
              <w:rPr>
                <w:rFonts w:ascii="宋体" w:hAnsi="宋体" w:cs="Arial" w:hint="eastAsia"/>
                <w:iCs/>
              </w:rPr>
              <w:t>帐户归档信息，归档信息中的投资明细，展示该笔资金余额，昨日收益，昨日收益率，昨日档位，升档剩余日，升档提升收益率</w:t>
            </w:r>
            <w:r w:rsidRPr="002E7849">
              <w:rPr>
                <w:rFonts w:ascii="宋体" w:hAnsi="宋体" w:cs="Arial" w:hint="eastAsia"/>
                <w:iCs/>
              </w:rPr>
              <w:br/>
              <w:t>3、具体信息更新同步时间详见产品规则中投资及提取流程。</w:t>
            </w:r>
          </w:p>
        </w:tc>
        <w:tc>
          <w:tcPr>
            <w:tcW w:w="900" w:type="dxa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549F" w:rsidRPr="007F1436" w:rsidTr="00BA14D3">
        <w:tc>
          <w:tcPr>
            <w:tcW w:w="900" w:type="dxa"/>
          </w:tcPr>
          <w:p w:rsidR="0015549F" w:rsidRDefault="0015549F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6.5</w:t>
            </w:r>
          </w:p>
        </w:tc>
        <w:tc>
          <w:tcPr>
            <w:tcW w:w="2238" w:type="dxa"/>
          </w:tcPr>
          <w:p w:rsidR="0015549F" w:rsidRDefault="0015549F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收款明细</w:t>
            </w:r>
          </w:p>
        </w:tc>
        <w:tc>
          <w:tcPr>
            <w:tcW w:w="4782" w:type="dxa"/>
            <w:vAlign w:val="center"/>
          </w:tcPr>
          <w:p w:rsidR="0015549F" w:rsidRPr="002E7849" w:rsidRDefault="0015549F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已收款明细支持</w:t>
            </w:r>
            <w:r w:rsidR="00054DC5" w:rsidRPr="002E7849">
              <w:rPr>
                <w:rFonts w:ascii="宋体" w:hAnsi="宋体" w:cs="Arial" w:hint="eastAsia"/>
                <w:iCs/>
              </w:rPr>
              <w:t>“阶梯收益”</w:t>
            </w:r>
            <w:r w:rsidRPr="002E7849">
              <w:rPr>
                <w:rFonts w:ascii="宋体" w:hAnsi="宋体" w:cs="Arial" w:hint="eastAsia"/>
                <w:iCs/>
              </w:rPr>
              <w:t>产品资金变更记录</w:t>
            </w:r>
          </w:p>
        </w:tc>
        <w:tc>
          <w:tcPr>
            <w:tcW w:w="900" w:type="dxa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549F" w:rsidRPr="007F1436" w:rsidTr="00BA14D3">
        <w:tc>
          <w:tcPr>
            <w:tcW w:w="900" w:type="dxa"/>
          </w:tcPr>
          <w:p w:rsidR="0015549F" w:rsidRDefault="0015549F" w:rsidP="00BA14D3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6.6</w:t>
            </w:r>
          </w:p>
        </w:tc>
        <w:tc>
          <w:tcPr>
            <w:tcW w:w="2238" w:type="dxa"/>
          </w:tcPr>
          <w:p w:rsidR="0015549F" w:rsidRDefault="0015549F" w:rsidP="00BA14D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资金明细</w:t>
            </w:r>
          </w:p>
        </w:tc>
        <w:tc>
          <w:tcPr>
            <w:tcW w:w="4782" w:type="dxa"/>
            <w:vAlign w:val="center"/>
          </w:tcPr>
          <w:p w:rsidR="0015549F" w:rsidRPr="002E7849" w:rsidRDefault="0015549F" w:rsidP="00BA14D3">
            <w:pPr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支持零活宝产品资金变更记录</w:t>
            </w:r>
            <w:r w:rsidR="00054DC5" w:rsidRPr="002E7849">
              <w:rPr>
                <w:rFonts w:ascii="宋体" w:hAnsi="宋体" w:cs="Arial" w:hint="eastAsia"/>
                <w:iCs/>
              </w:rPr>
              <w:t>，包括升档、定转活</w:t>
            </w:r>
            <w:r w:rsidR="00054DC5" w:rsidRPr="002E7849">
              <w:rPr>
                <w:rFonts w:ascii="宋体" w:hAnsi="宋体" w:cs="Arial" w:hint="eastAsia"/>
                <w:iCs/>
              </w:rPr>
              <w:lastRenderedPageBreak/>
              <w:t>记录</w:t>
            </w:r>
          </w:p>
        </w:tc>
        <w:tc>
          <w:tcPr>
            <w:tcW w:w="900" w:type="dxa"/>
            <w:vAlign w:val="center"/>
          </w:tcPr>
          <w:p w:rsidR="0015549F" w:rsidRPr="007F1436" w:rsidRDefault="0015549F" w:rsidP="00BA14D3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lastRenderedPageBreak/>
              <w:t>1</w:t>
            </w:r>
          </w:p>
        </w:tc>
      </w:tr>
    </w:tbl>
    <w:p w:rsidR="0015549F" w:rsidRPr="00C632AA" w:rsidRDefault="0015549F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2C41F6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C41F6" w:rsidRPr="007F1436" w:rsidRDefault="002C41F6" w:rsidP="0015549F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 w:rsidR="0015549F">
              <w:rPr>
                <w:rFonts w:ascii="宋体" w:hAnsi="宋体" w:cs="Arial" w:hint="eastAsia"/>
              </w:rPr>
              <w:t>7 PC&amp;APP</w:t>
            </w:r>
            <w:r w:rsidR="002913FF">
              <w:rPr>
                <w:rFonts w:ascii="宋体" w:hAnsi="宋体" w:cs="Arial" w:hint="eastAsia"/>
              </w:rPr>
              <w:t>提取</w:t>
            </w:r>
            <w:r>
              <w:rPr>
                <w:rFonts w:ascii="宋体" w:hAnsi="宋体" w:cs="Arial" w:hint="eastAsia"/>
              </w:rPr>
              <w:t>流程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2C41F6" w:rsidRPr="007F1436" w:rsidTr="00C632AA">
        <w:tc>
          <w:tcPr>
            <w:tcW w:w="900" w:type="dxa"/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2C41F6" w:rsidRPr="007F1436" w:rsidTr="00C632AA">
        <w:tc>
          <w:tcPr>
            <w:tcW w:w="900" w:type="dxa"/>
          </w:tcPr>
          <w:p w:rsidR="002C41F6" w:rsidRPr="007F1436" w:rsidRDefault="0015549F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7</w:t>
            </w:r>
            <w:r w:rsidR="002C41F6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2C41F6" w:rsidRPr="007F1436" w:rsidRDefault="002913FF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提取</w:t>
            </w:r>
            <w:r w:rsidR="00D812A5">
              <w:rPr>
                <w:rFonts w:hint="eastAsia"/>
                <w:color w:val="000000"/>
                <w:sz w:val="22"/>
                <w:szCs w:val="22"/>
              </w:rPr>
              <w:t>信息</w:t>
            </w:r>
          </w:p>
        </w:tc>
        <w:tc>
          <w:tcPr>
            <w:tcW w:w="4782" w:type="dxa"/>
          </w:tcPr>
          <w:p w:rsidR="002C41F6" w:rsidRDefault="00CA4E49" w:rsidP="00F07F30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输入</w:t>
            </w:r>
            <w:r w:rsidR="002913FF">
              <w:rPr>
                <w:rFonts w:ascii="宋体" w:hAnsi="宋体" w:cs="Arial" w:hint="eastAsia"/>
                <w:iCs/>
              </w:rPr>
              <w:t>提取</w:t>
            </w:r>
            <w:r w:rsidR="00F07F30">
              <w:rPr>
                <w:rFonts w:ascii="宋体" w:hAnsi="宋体" w:cs="Arial" w:hint="eastAsia"/>
                <w:iCs/>
              </w:rPr>
              <w:t>金额</w:t>
            </w:r>
          </w:p>
          <w:p w:rsidR="00CA4E49" w:rsidRPr="007F1436" w:rsidRDefault="00CA4E49" w:rsidP="00CA4E4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验证交易密码</w:t>
            </w:r>
          </w:p>
        </w:tc>
        <w:tc>
          <w:tcPr>
            <w:tcW w:w="900" w:type="dxa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562E68" w:rsidRPr="007F1436" w:rsidTr="00C632AA">
        <w:tc>
          <w:tcPr>
            <w:tcW w:w="900" w:type="dxa"/>
          </w:tcPr>
          <w:p w:rsidR="00562E68" w:rsidRDefault="00562E68" w:rsidP="00562E6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7.2</w:t>
            </w:r>
          </w:p>
        </w:tc>
        <w:tc>
          <w:tcPr>
            <w:tcW w:w="2238" w:type="dxa"/>
          </w:tcPr>
          <w:p w:rsidR="00562E68" w:rsidRDefault="00562E68" w:rsidP="00C632AA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ascii="宋体" w:hAnsi="宋体" w:cs="Arial" w:hint="eastAsia"/>
                <w:iCs/>
              </w:rPr>
              <w:t>信息提示</w:t>
            </w:r>
          </w:p>
        </w:tc>
        <w:tc>
          <w:tcPr>
            <w:tcW w:w="4782" w:type="dxa"/>
          </w:tcPr>
          <w:p w:rsidR="00562E68" w:rsidRDefault="00562E68" w:rsidP="00F07F30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提示用户提取信息提交，到账时间</w:t>
            </w:r>
          </w:p>
        </w:tc>
        <w:tc>
          <w:tcPr>
            <w:tcW w:w="900" w:type="dxa"/>
            <w:vAlign w:val="center"/>
          </w:tcPr>
          <w:p w:rsidR="00562E68" w:rsidRDefault="00562E68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2C41F6" w:rsidRPr="00C632AA" w:rsidRDefault="002C41F6" w:rsidP="00E5178F">
      <w:pPr>
        <w:ind w:left="420"/>
      </w:pPr>
    </w:p>
    <w:p w:rsidR="002C41F6" w:rsidRPr="00C632AA" w:rsidRDefault="002C41F6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C2D60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C2D60" w:rsidRPr="007F1436" w:rsidRDefault="009C2D60" w:rsidP="0015549F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 w:rsidR="0015549F">
              <w:rPr>
                <w:rFonts w:ascii="宋体" w:hAnsi="宋体" w:cs="Arial" w:hint="eastAsia"/>
              </w:rPr>
              <w:t>8 PC&amp;APP</w:t>
            </w:r>
            <w:r>
              <w:rPr>
                <w:rFonts w:ascii="宋体" w:hAnsi="宋体" w:cs="Arial" w:hint="eastAsia"/>
              </w:rPr>
              <w:t>定时任务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C2D60" w:rsidRPr="007F1436" w:rsidTr="00C632AA">
        <w:tc>
          <w:tcPr>
            <w:tcW w:w="900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15549F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8</w:t>
            </w:r>
            <w:r w:rsidR="009C2D60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9C2D60" w:rsidRPr="007F1436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开户</w:t>
            </w:r>
          </w:p>
        </w:tc>
        <w:tc>
          <w:tcPr>
            <w:tcW w:w="4782" w:type="dxa"/>
            <w:vAlign w:val="center"/>
          </w:tcPr>
          <w:p w:rsidR="007C2B6F" w:rsidRPr="002E7849" w:rsidRDefault="00225CD5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</w:t>
            </w:r>
            <w:r w:rsidR="009C2D60" w:rsidRPr="002E7849">
              <w:rPr>
                <w:rFonts w:ascii="宋体" w:hAnsi="宋体" w:cs="Arial" w:hint="eastAsia"/>
                <w:iCs/>
              </w:rPr>
              <w:t>日15点</w:t>
            </w:r>
            <w:r w:rsidR="00347B24" w:rsidRPr="002E7849">
              <w:rPr>
                <w:rFonts w:ascii="宋体" w:hAnsi="宋体" w:cs="Arial" w:hint="eastAsia"/>
                <w:iCs/>
              </w:rPr>
              <w:t>05</w:t>
            </w:r>
            <w:r w:rsidR="00A57481" w:rsidRPr="002E7849">
              <w:rPr>
                <w:rFonts w:ascii="宋体" w:hAnsi="宋体" w:cs="Arial" w:hint="eastAsia"/>
                <w:iCs/>
              </w:rPr>
              <w:t>分</w:t>
            </w:r>
          </w:p>
          <w:p w:rsidR="00477338" w:rsidRPr="002E7849" w:rsidRDefault="00681F2E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9C2D60" w:rsidRPr="002E7849">
              <w:rPr>
                <w:rFonts w:ascii="宋体" w:hAnsi="宋体" w:cs="Arial" w:hint="eastAsia"/>
                <w:iCs/>
              </w:rPr>
              <w:t>统计T-1日15点至T日15点开户数据（已开户用户无需再开户）</w:t>
            </w:r>
          </w:p>
          <w:p w:rsidR="00681F2E" w:rsidRPr="002E7849" w:rsidRDefault="00681F2E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</w:t>
            </w:r>
            <w:r w:rsidR="00C0074A" w:rsidRPr="002E7849">
              <w:rPr>
                <w:rFonts w:ascii="宋体" w:hAnsi="宋体" w:cs="Arial" w:hint="eastAsia"/>
                <w:iCs/>
              </w:rPr>
              <w:t>生成</w:t>
            </w:r>
            <w:r w:rsidR="009C2D60" w:rsidRPr="002E7849">
              <w:rPr>
                <w:rFonts w:ascii="宋体" w:hAnsi="宋体" w:cs="Arial" w:hint="eastAsia"/>
                <w:iCs/>
              </w:rPr>
              <w:t>开户文件</w:t>
            </w:r>
          </w:p>
          <w:p w:rsidR="00C0074A" w:rsidRPr="002E7849" w:rsidRDefault="00C0074A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3、发送开户文件</w:t>
            </w:r>
          </w:p>
          <w:p w:rsidR="00562E68" w:rsidRPr="002E7849" w:rsidRDefault="00562E68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4、报文接口详见附件</w:t>
            </w:r>
          </w:p>
          <w:p w:rsidR="000D1DF2" w:rsidRPr="002E7849" w:rsidRDefault="000D1DF2" w:rsidP="002E7849">
            <w:pPr>
              <w:jc w:val="left"/>
              <w:rPr>
                <w:rFonts w:ascii="宋体" w:hAnsi="宋体" w:cs="Arial"/>
                <w:iCs/>
              </w:rPr>
            </w:pPr>
          </w:p>
          <w:p w:rsidR="00F35DB0" w:rsidRPr="002E7849" w:rsidRDefault="009C2D60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</w:t>
            </w:r>
            <w:r w:rsidR="00842741" w:rsidRPr="002E7849">
              <w:rPr>
                <w:rFonts w:ascii="宋体" w:hAnsi="宋体" w:cs="Arial" w:hint="eastAsia"/>
                <w:iCs/>
              </w:rPr>
              <w:t>+1</w:t>
            </w:r>
            <w:r w:rsidRPr="002E7849">
              <w:rPr>
                <w:rFonts w:ascii="宋体" w:hAnsi="宋体" w:cs="Arial" w:hint="eastAsia"/>
                <w:iCs/>
              </w:rPr>
              <w:t>日</w:t>
            </w:r>
            <w:r w:rsidR="006D3819" w:rsidRPr="002E7849">
              <w:rPr>
                <w:rFonts w:ascii="宋体" w:hAnsi="宋体" w:cs="Arial" w:hint="eastAsia"/>
                <w:iCs/>
              </w:rPr>
              <w:t>1</w:t>
            </w:r>
            <w:r w:rsidR="00450266" w:rsidRPr="002E7849">
              <w:rPr>
                <w:rFonts w:ascii="宋体" w:hAnsi="宋体" w:cs="Arial" w:hint="eastAsia"/>
                <w:iCs/>
              </w:rPr>
              <w:t>点</w:t>
            </w:r>
          </w:p>
          <w:p w:rsidR="00F33D50" w:rsidRPr="002E7849" w:rsidRDefault="00D64B41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（T</w:t>
            </w:r>
            <w:r w:rsidR="00842741" w:rsidRPr="002E7849">
              <w:rPr>
                <w:rFonts w:ascii="宋体" w:hAnsi="宋体" w:cs="Arial" w:hint="eastAsia"/>
                <w:iCs/>
              </w:rPr>
              <w:t>+1</w:t>
            </w:r>
            <w:r w:rsidRPr="002E7849">
              <w:rPr>
                <w:rFonts w:ascii="宋体" w:hAnsi="宋体" w:cs="Arial" w:hint="eastAsia"/>
                <w:iCs/>
              </w:rPr>
              <w:t>日为非交易日时，</w:t>
            </w:r>
            <w:r w:rsidR="007D0A31" w:rsidRPr="002E7849">
              <w:rPr>
                <w:rFonts w:ascii="宋体" w:hAnsi="宋体" w:cs="Arial" w:hint="eastAsia"/>
                <w:iCs/>
              </w:rPr>
              <w:t>则</w:t>
            </w:r>
            <w:r w:rsidRPr="002E7849">
              <w:rPr>
                <w:rFonts w:ascii="宋体" w:hAnsi="宋体" w:cs="Arial" w:hint="eastAsia"/>
                <w:iCs/>
              </w:rPr>
              <w:t>下一交易日）</w:t>
            </w:r>
          </w:p>
          <w:p w:rsidR="009C2D60" w:rsidRPr="002E7849" w:rsidRDefault="00F42D3F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9C2D60" w:rsidRPr="002E7849">
              <w:rPr>
                <w:rFonts w:ascii="宋体" w:hAnsi="宋体" w:cs="Arial" w:hint="eastAsia"/>
                <w:iCs/>
              </w:rPr>
              <w:t>接收开户确认文件，将</w:t>
            </w:r>
            <w:r w:rsidR="00405563" w:rsidRPr="002E7849">
              <w:rPr>
                <w:rFonts w:ascii="宋体" w:hAnsi="宋体" w:cs="Arial" w:hint="eastAsia"/>
                <w:iCs/>
              </w:rPr>
              <w:t>产品</w:t>
            </w:r>
            <w:r w:rsidR="009C2D60" w:rsidRPr="002E7849">
              <w:rPr>
                <w:rFonts w:ascii="宋体" w:hAnsi="宋体" w:cs="Arial" w:hint="eastAsia"/>
                <w:iCs/>
              </w:rPr>
              <w:t>编号更新到</w:t>
            </w:r>
            <w:r w:rsidR="008101CA" w:rsidRPr="002E7849">
              <w:rPr>
                <w:rFonts w:ascii="宋体" w:hAnsi="宋体" w:cs="Arial" w:hint="eastAsia"/>
                <w:iCs/>
              </w:rPr>
              <w:t>账户</w:t>
            </w:r>
            <w:r w:rsidR="009C2D60" w:rsidRPr="002E7849">
              <w:rPr>
                <w:rFonts w:ascii="宋体" w:hAnsi="宋体" w:cs="Arial" w:hint="eastAsia"/>
                <w:iCs/>
              </w:rPr>
              <w:t>中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15549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8</w:t>
            </w:r>
            <w:r w:rsidR="009C2D60">
              <w:rPr>
                <w:rFonts w:ascii="宋体" w:hAnsi="宋体" w:cs="Arial" w:hint="eastAsia"/>
                <w:iCs/>
              </w:rPr>
              <w:t>.2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申购</w:t>
            </w:r>
          </w:p>
        </w:tc>
        <w:tc>
          <w:tcPr>
            <w:tcW w:w="4782" w:type="dxa"/>
            <w:vAlign w:val="center"/>
          </w:tcPr>
          <w:p w:rsidR="00500B5B" w:rsidRPr="002E7849" w:rsidRDefault="004C2F95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T日</w:t>
            </w:r>
            <w:r w:rsidR="00500B5B" w:rsidRPr="002E7849">
              <w:rPr>
                <w:rFonts w:ascii="宋体" w:hAnsi="宋体" w:cs="Arial" w:hint="eastAsia"/>
                <w:iCs/>
              </w:rPr>
              <w:t>15点</w:t>
            </w:r>
            <w:r w:rsidR="006D3819" w:rsidRPr="002E7849">
              <w:rPr>
                <w:rFonts w:ascii="宋体" w:hAnsi="宋体" w:cs="Arial" w:hint="eastAsia"/>
                <w:iCs/>
              </w:rPr>
              <w:t>0</w:t>
            </w:r>
            <w:r w:rsidR="00347B24" w:rsidRPr="002E7849">
              <w:rPr>
                <w:rFonts w:ascii="宋体" w:hAnsi="宋体" w:cs="Arial" w:hint="eastAsia"/>
                <w:iCs/>
              </w:rPr>
              <w:t>5</w:t>
            </w:r>
            <w:r w:rsidR="00A57481" w:rsidRPr="002E7849">
              <w:rPr>
                <w:rFonts w:ascii="宋体" w:hAnsi="宋体" w:cs="Arial" w:hint="eastAsia"/>
                <w:iCs/>
              </w:rPr>
              <w:t>分</w:t>
            </w:r>
          </w:p>
          <w:p w:rsidR="00500B5B" w:rsidRPr="002E7849" w:rsidRDefault="009C2D60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1、统计T-1</w:t>
            </w:r>
            <w:r w:rsidR="00500B5B" w:rsidRPr="002E7849">
              <w:rPr>
                <w:rFonts w:ascii="宋体" w:hAnsi="宋体" w:cs="Arial" w:hint="eastAsia"/>
                <w:iCs/>
              </w:rPr>
              <w:t>自然</w:t>
            </w:r>
            <w:r w:rsidRPr="002E7849">
              <w:rPr>
                <w:rFonts w:ascii="宋体" w:hAnsi="宋体" w:cs="Arial" w:hint="eastAsia"/>
                <w:iCs/>
              </w:rPr>
              <w:t>日15点至T</w:t>
            </w:r>
            <w:r w:rsidR="00500B5B" w:rsidRPr="002E7849">
              <w:rPr>
                <w:rFonts w:ascii="宋体" w:hAnsi="宋体" w:cs="Arial" w:hint="eastAsia"/>
                <w:iCs/>
              </w:rPr>
              <w:t>自然</w:t>
            </w:r>
            <w:r w:rsidRPr="002E7849">
              <w:rPr>
                <w:rFonts w:ascii="宋体" w:hAnsi="宋体" w:cs="Arial" w:hint="eastAsia"/>
                <w:iCs/>
              </w:rPr>
              <w:t>日15点</w:t>
            </w:r>
            <w:r w:rsidR="00553086" w:rsidRPr="002E7849">
              <w:rPr>
                <w:rFonts w:ascii="宋体" w:hAnsi="宋体" w:cs="Arial" w:hint="eastAsia"/>
                <w:iCs/>
              </w:rPr>
              <w:t>投资订单</w:t>
            </w:r>
          </w:p>
          <w:p w:rsidR="00500B5B" w:rsidRPr="002E7849" w:rsidRDefault="00500B5B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2、生成申购文件</w:t>
            </w:r>
          </w:p>
          <w:p w:rsidR="00C0074A" w:rsidRPr="002E7849" w:rsidRDefault="00C0074A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3、发送申购文件</w:t>
            </w:r>
          </w:p>
          <w:p w:rsidR="00562E68" w:rsidRPr="002E7849" w:rsidRDefault="00562E68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4、</w:t>
            </w:r>
            <w:r w:rsidRPr="00733E12">
              <w:rPr>
                <w:rFonts w:ascii="宋体" w:hAnsi="宋体" w:cs="Arial" w:hint="eastAsia"/>
                <w:iCs/>
                <w:highlight w:val="yellow"/>
              </w:rPr>
              <w:t>报文接口详见附件</w:t>
            </w:r>
          </w:p>
          <w:p w:rsidR="00562E68" w:rsidRPr="002E7849" w:rsidRDefault="00562E68" w:rsidP="002E7849">
            <w:pPr>
              <w:jc w:val="left"/>
              <w:rPr>
                <w:rFonts w:ascii="宋体" w:hAnsi="宋体" w:cs="Arial"/>
                <w:iCs/>
              </w:rPr>
            </w:pPr>
          </w:p>
          <w:p w:rsidR="00071339" w:rsidRPr="002E7849" w:rsidRDefault="00F33D50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T+1</w:t>
            </w:r>
            <w:r w:rsidR="00071339" w:rsidRPr="002E7849">
              <w:rPr>
                <w:rFonts w:ascii="宋体" w:hAnsi="宋体" w:cs="Arial" w:hint="eastAsia"/>
                <w:iCs/>
              </w:rPr>
              <w:t>日</w:t>
            </w:r>
            <w:r w:rsidR="00DD628D" w:rsidRPr="002E7849">
              <w:rPr>
                <w:rFonts w:ascii="宋体" w:hAnsi="宋体" w:cs="Arial" w:hint="eastAsia"/>
                <w:iCs/>
              </w:rPr>
              <w:t>2</w:t>
            </w:r>
            <w:r w:rsidRPr="002E7849">
              <w:rPr>
                <w:rFonts w:ascii="宋体" w:hAnsi="宋体" w:cs="Arial" w:hint="eastAsia"/>
                <w:iCs/>
              </w:rPr>
              <w:t>点</w:t>
            </w:r>
          </w:p>
          <w:p w:rsidR="00D256DF" w:rsidRPr="002E7849" w:rsidRDefault="00071339" w:rsidP="002E7849">
            <w:pPr>
              <w:ind w:firstLineChars="50" w:firstLine="105"/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</w:t>
            </w:r>
            <w:r w:rsidR="007C7459" w:rsidRPr="002E7849">
              <w:rPr>
                <w:rFonts w:ascii="宋体" w:hAnsi="宋体" w:cs="Arial" w:hint="eastAsia"/>
                <w:iCs/>
              </w:rPr>
              <w:t>T+1日为非交易日时，则下一交易日</w:t>
            </w:r>
            <w:r w:rsidRPr="002E7849">
              <w:rPr>
                <w:rFonts w:ascii="宋体" w:hAnsi="宋体" w:cs="Arial" w:hint="eastAsia"/>
                <w:iCs/>
              </w:rPr>
              <w:t>)</w:t>
            </w:r>
            <w:r w:rsidR="00D256DF" w:rsidRPr="002E7849">
              <w:rPr>
                <w:rFonts w:ascii="宋体" w:hAnsi="宋体" w:cs="Arial" w:hint="eastAsia"/>
                <w:iCs/>
              </w:rPr>
              <w:br/>
              <w:t>1、依次获取开户返回文件、申购返回文件</w:t>
            </w:r>
          </w:p>
          <w:p w:rsidR="00D256DF" w:rsidRPr="002E7849" w:rsidRDefault="00D256DF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2、核对数据、生成客户首次投资的委托合同</w:t>
            </w:r>
          </w:p>
          <w:p w:rsidR="00D256DF" w:rsidRPr="002E7849" w:rsidRDefault="00D256DF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3、客户资金解冻归集到SPV的申购虚拟户、增加客户持有产品金额</w:t>
            </w:r>
          </w:p>
          <w:p w:rsidR="00B62D49" w:rsidRPr="002E7849" w:rsidRDefault="00B62D49" w:rsidP="002E7849">
            <w:pPr>
              <w:jc w:val="left"/>
              <w:rPr>
                <w:rFonts w:ascii="宋体" w:hAnsi="宋体" w:cs="Arial"/>
                <w:iCs/>
              </w:rPr>
            </w:pPr>
          </w:p>
          <w:p w:rsidR="006F30A4" w:rsidRPr="002E7849" w:rsidRDefault="006F30A4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T+1日10点</w:t>
            </w:r>
          </w:p>
          <w:p w:rsidR="009C2D60" w:rsidRPr="002E7849" w:rsidRDefault="006F30A4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(T+1日为非交易日时，则下一交易日)</w:t>
            </w:r>
            <w:r w:rsidR="009C2D60" w:rsidRPr="002E7849">
              <w:rPr>
                <w:rFonts w:ascii="宋体" w:hAnsi="宋体" w:cs="Arial" w:hint="eastAsia"/>
                <w:iCs/>
              </w:rPr>
              <w:br/>
            </w:r>
            <w:r w:rsidR="00D256DF" w:rsidRPr="002E7849">
              <w:rPr>
                <w:rFonts w:ascii="宋体" w:hAnsi="宋体" w:cs="Arial" w:hint="eastAsia"/>
                <w:iCs/>
              </w:rPr>
              <w:t>1</w:t>
            </w:r>
            <w:r w:rsidR="009C2D60" w:rsidRPr="002E7849">
              <w:rPr>
                <w:rFonts w:ascii="宋体" w:hAnsi="宋体" w:cs="Arial" w:hint="eastAsia"/>
                <w:iCs/>
              </w:rPr>
              <w:t>、</w:t>
            </w:r>
            <w:r w:rsidR="00500B5B" w:rsidRPr="002E7849">
              <w:rPr>
                <w:rFonts w:ascii="宋体" w:hAnsi="宋体" w:cs="Arial" w:hint="eastAsia"/>
                <w:iCs/>
              </w:rPr>
              <w:t>SPV虚拟户资金提现到实体户</w:t>
            </w:r>
            <w:r w:rsidR="00B518C2" w:rsidRPr="002E7849">
              <w:rPr>
                <w:rFonts w:ascii="宋体" w:hAnsi="宋体" w:cs="Arial" w:hint="eastAsia"/>
                <w:iCs/>
              </w:rPr>
              <w:t>（需要根据限额进行拆单，限额暂定500万，可配置）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15549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8</w:t>
            </w:r>
            <w:r w:rsidR="009C2D60">
              <w:rPr>
                <w:rFonts w:ascii="宋体" w:hAnsi="宋体" w:cs="Arial" w:hint="eastAsia"/>
                <w:iCs/>
              </w:rPr>
              <w:t>.3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赎回</w:t>
            </w:r>
          </w:p>
        </w:tc>
        <w:tc>
          <w:tcPr>
            <w:tcW w:w="4782" w:type="dxa"/>
            <w:vAlign w:val="center"/>
          </w:tcPr>
          <w:p w:rsidR="00553086" w:rsidRPr="002E7849" w:rsidRDefault="00553086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</w:t>
            </w:r>
            <w:r w:rsidR="009C2D60" w:rsidRPr="002E7849">
              <w:rPr>
                <w:rFonts w:ascii="宋体" w:hAnsi="宋体" w:cs="Arial" w:hint="eastAsia"/>
                <w:iCs/>
              </w:rPr>
              <w:t>日15点</w:t>
            </w:r>
            <w:r w:rsidR="006D3819" w:rsidRPr="002E7849">
              <w:rPr>
                <w:rFonts w:ascii="宋体" w:hAnsi="宋体" w:cs="Arial" w:hint="eastAsia"/>
                <w:iCs/>
              </w:rPr>
              <w:t>0</w:t>
            </w:r>
            <w:r w:rsidR="00347B24" w:rsidRPr="002E7849">
              <w:rPr>
                <w:rFonts w:ascii="宋体" w:hAnsi="宋体" w:cs="Arial" w:hint="eastAsia"/>
                <w:iCs/>
              </w:rPr>
              <w:t>5</w:t>
            </w:r>
            <w:r w:rsidR="00A57481" w:rsidRPr="002E7849">
              <w:rPr>
                <w:rFonts w:ascii="宋体" w:hAnsi="宋体" w:cs="Arial" w:hint="eastAsia"/>
                <w:iCs/>
              </w:rPr>
              <w:t>分</w:t>
            </w:r>
          </w:p>
          <w:p w:rsidR="00553086" w:rsidRPr="002E7849" w:rsidRDefault="00553086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9C2D60" w:rsidRPr="002E7849">
              <w:rPr>
                <w:rFonts w:ascii="宋体" w:hAnsi="宋体" w:cs="Arial" w:hint="eastAsia"/>
                <w:iCs/>
              </w:rPr>
              <w:t>统计T-1</w:t>
            </w:r>
            <w:r w:rsidRPr="002E7849">
              <w:rPr>
                <w:rFonts w:ascii="宋体" w:hAnsi="宋体" w:cs="Arial" w:hint="eastAsia"/>
                <w:iCs/>
              </w:rPr>
              <w:t>自然日</w:t>
            </w:r>
            <w:r w:rsidR="009C2D60" w:rsidRPr="002E7849">
              <w:rPr>
                <w:rFonts w:ascii="宋体" w:hAnsi="宋体" w:cs="Arial" w:hint="eastAsia"/>
                <w:iCs/>
              </w:rPr>
              <w:t>15点至T</w:t>
            </w:r>
            <w:r w:rsidRPr="002E7849">
              <w:rPr>
                <w:rFonts w:ascii="宋体" w:hAnsi="宋体" w:cs="Arial" w:hint="eastAsia"/>
                <w:iCs/>
              </w:rPr>
              <w:t>自然日</w:t>
            </w:r>
            <w:r w:rsidR="009C2D60" w:rsidRPr="002E7849">
              <w:rPr>
                <w:rFonts w:ascii="宋体" w:hAnsi="宋体" w:cs="Arial" w:hint="eastAsia"/>
                <w:iCs/>
              </w:rPr>
              <w:t>15点</w:t>
            </w:r>
            <w:r w:rsidRPr="002E7849">
              <w:rPr>
                <w:rFonts w:ascii="宋体" w:hAnsi="宋体" w:cs="Arial" w:hint="eastAsia"/>
                <w:iCs/>
              </w:rPr>
              <w:t>提取订单</w:t>
            </w:r>
            <w:r w:rsidR="009C2D60" w:rsidRPr="002E7849">
              <w:rPr>
                <w:rFonts w:ascii="宋体" w:hAnsi="宋体" w:cs="Arial" w:hint="eastAsia"/>
                <w:iCs/>
              </w:rPr>
              <w:br/>
              <w:t>2、</w:t>
            </w:r>
            <w:r w:rsidR="00C0074A" w:rsidRPr="002E7849">
              <w:rPr>
                <w:rFonts w:ascii="宋体" w:hAnsi="宋体" w:cs="Arial" w:hint="eastAsia"/>
                <w:iCs/>
              </w:rPr>
              <w:t>生成</w:t>
            </w:r>
            <w:r w:rsidRPr="002E7849">
              <w:rPr>
                <w:rFonts w:ascii="宋体" w:hAnsi="宋体" w:cs="Arial" w:hint="eastAsia"/>
                <w:iCs/>
              </w:rPr>
              <w:t>赎回文件</w:t>
            </w:r>
          </w:p>
          <w:p w:rsidR="002C0F6F" w:rsidRPr="002E7849" w:rsidRDefault="00553086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3、</w:t>
            </w:r>
            <w:r w:rsidR="009C2D60" w:rsidRPr="002E7849">
              <w:rPr>
                <w:rFonts w:ascii="宋体" w:hAnsi="宋体" w:cs="Arial" w:hint="eastAsia"/>
                <w:iCs/>
              </w:rPr>
              <w:t>发送</w:t>
            </w:r>
            <w:r w:rsidRPr="002E7849">
              <w:rPr>
                <w:rFonts w:ascii="宋体" w:hAnsi="宋体" w:cs="Arial" w:hint="eastAsia"/>
                <w:iCs/>
              </w:rPr>
              <w:t>赎回</w:t>
            </w:r>
            <w:r w:rsidR="009C2D60" w:rsidRPr="002E7849">
              <w:rPr>
                <w:rFonts w:ascii="宋体" w:hAnsi="宋体" w:cs="Arial" w:hint="eastAsia"/>
                <w:iCs/>
              </w:rPr>
              <w:t>文件</w:t>
            </w:r>
          </w:p>
          <w:p w:rsidR="0078648B" w:rsidRPr="002E7849" w:rsidRDefault="009C2D60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lastRenderedPageBreak/>
              <w:br/>
            </w:r>
            <w:r w:rsidR="0078648B" w:rsidRPr="002E7849">
              <w:rPr>
                <w:rFonts w:ascii="宋体" w:hAnsi="宋体" w:cs="Arial" w:hint="eastAsia"/>
                <w:iCs/>
              </w:rPr>
              <w:t>T+1日</w:t>
            </w:r>
            <w:r w:rsidR="00EF0DEC" w:rsidRPr="002E7849">
              <w:rPr>
                <w:rFonts w:ascii="宋体" w:hAnsi="宋体" w:cs="Arial" w:hint="eastAsia"/>
                <w:iCs/>
              </w:rPr>
              <w:t>1</w:t>
            </w:r>
            <w:r w:rsidR="0078648B" w:rsidRPr="002E7849">
              <w:rPr>
                <w:rFonts w:ascii="宋体" w:hAnsi="宋体" w:cs="Arial" w:hint="eastAsia"/>
                <w:iCs/>
              </w:rPr>
              <w:t>点</w:t>
            </w:r>
          </w:p>
          <w:p w:rsidR="00553086" w:rsidRPr="002E7849" w:rsidRDefault="0078648B" w:rsidP="002E7849">
            <w:pPr>
              <w:ind w:firstLineChars="50" w:firstLine="105"/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(T+1日为非交易日时，则下一交易日)</w:t>
            </w:r>
          </w:p>
          <w:p w:rsidR="00553086" w:rsidRPr="002E7849" w:rsidRDefault="00553086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</w:t>
            </w:r>
            <w:r w:rsidR="00A617D4" w:rsidRPr="002E7849">
              <w:rPr>
                <w:rFonts w:ascii="宋体" w:hAnsi="宋体" w:cs="Arial" w:hint="eastAsia"/>
                <w:iCs/>
              </w:rPr>
              <w:t>获取</w:t>
            </w:r>
            <w:r w:rsidR="009C2D60" w:rsidRPr="002E7849">
              <w:rPr>
                <w:rFonts w:ascii="宋体" w:hAnsi="宋体" w:cs="Arial" w:hint="eastAsia"/>
                <w:iCs/>
              </w:rPr>
              <w:t>赎回确认文件</w:t>
            </w:r>
          </w:p>
          <w:p w:rsidR="00553086" w:rsidRPr="002E7849" w:rsidRDefault="00553086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2、核对赎回文件</w:t>
            </w:r>
            <w:r w:rsidR="00197D68">
              <w:rPr>
                <w:rFonts w:ascii="宋体" w:hAnsi="宋体" w:cs="Arial" w:hint="eastAsia"/>
                <w:iCs/>
              </w:rPr>
              <w:t>：一笔赎回申请根据投资记录多笔返回</w:t>
            </w:r>
          </w:p>
          <w:p w:rsidR="009D1615" w:rsidRPr="002E7849" w:rsidRDefault="009D1615" w:rsidP="002E7849">
            <w:pPr>
              <w:jc w:val="left"/>
              <w:rPr>
                <w:rFonts w:ascii="宋体" w:hAnsi="宋体" w:cs="Arial"/>
                <w:iCs/>
              </w:rPr>
            </w:pPr>
          </w:p>
          <w:p w:rsidR="004904A3" w:rsidRPr="002E7849" w:rsidRDefault="004904A3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T+1日</w:t>
            </w:r>
            <w:r w:rsidR="003E0FF8" w:rsidRPr="002E7849">
              <w:rPr>
                <w:rFonts w:ascii="宋体" w:hAnsi="宋体" w:cs="Arial" w:hint="eastAsia"/>
                <w:iCs/>
              </w:rPr>
              <w:t>12</w:t>
            </w:r>
            <w:r w:rsidRPr="002E7849">
              <w:rPr>
                <w:rFonts w:ascii="宋体" w:hAnsi="宋体" w:cs="Arial" w:hint="eastAsia"/>
                <w:iCs/>
              </w:rPr>
              <w:t>点</w:t>
            </w:r>
            <w:r w:rsidR="003E0FF8" w:rsidRPr="002E7849">
              <w:rPr>
                <w:rFonts w:ascii="宋体" w:hAnsi="宋体" w:cs="Arial" w:hint="eastAsia"/>
                <w:iCs/>
              </w:rPr>
              <w:t>-14点，15分钟一次</w:t>
            </w:r>
          </w:p>
          <w:p w:rsidR="00553086" w:rsidRPr="002E7849" w:rsidRDefault="004904A3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(T+1日为非交易日时，则下一交易日)</w:t>
            </w:r>
          </w:p>
          <w:p w:rsidR="009C2D60" w:rsidRPr="002E7849" w:rsidRDefault="00C60F48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</w:t>
            </w:r>
            <w:r w:rsidR="009C2D60" w:rsidRPr="002E7849">
              <w:rPr>
                <w:rFonts w:ascii="宋体" w:hAnsi="宋体" w:cs="Arial" w:hint="eastAsia"/>
                <w:iCs/>
              </w:rPr>
              <w:t>、发起对公代扣</w:t>
            </w:r>
            <w:r w:rsidR="008F2EBC" w:rsidRPr="002E7849">
              <w:rPr>
                <w:rFonts w:ascii="宋体" w:hAnsi="宋体" w:cs="Arial" w:hint="eastAsia"/>
                <w:iCs/>
              </w:rPr>
              <w:t>（需要根据限额进行拆单，限额暂定2000万，可配置）</w:t>
            </w:r>
            <w:r w:rsidR="009C2D60" w:rsidRPr="002E7849">
              <w:rPr>
                <w:rFonts w:ascii="宋体" w:hAnsi="宋体" w:cs="Arial" w:hint="eastAsia"/>
                <w:iCs/>
              </w:rPr>
              <w:br/>
            </w:r>
            <w:r w:rsidRPr="002E7849">
              <w:rPr>
                <w:rFonts w:ascii="宋体" w:hAnsi="宋体" w:cs="Arial" w:hint="eastAsia"/>
                <w:iCs/>
              </w:rPr>
              <w:t>2</w:t>
            </w:r>
            <w:r w:rsidR="009C2D60" w:rsidRPr="002E7849">
              <w:rPr>
                <w:rFonts w:ascii="宋体" w:hAnsi="宋体" w:cs="Arial" w:hint="eastAsia"/>
                <w:iCs/>
              </w:rPr>
              <w:t>、资金到账后根据赎回结果将资金分配到投资人虚拟户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lastRenderedPageBreak/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15549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lastRenderedPageBreak/>
              <w:t>8</w:t>
            </w:r>
            <w:r w:rsidR="009C2D60">
              <w:rPr>
                <w:rFonts w:ascii="宋体" w:hAnsi="宋体" w:cs="Arial" w:hint="eastAsia"/>
                <w:iCs/>
              </w:rPr>
              <w:t>.4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净值同步</w:t>
            </w:r>
          </w:p>
        </w:tc>
        <w:tc>
          <w:tcPr>
            <w:tcW w:w="4782" w:type="dxa"/>
            <w:vAlign w:val="center"/>
          </w:tcPr>
          <w:p w:rsidR="00CC32B9" w:rsidRPr="002E7849" w:rsidRDefault="00CC32B9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T日</w:t>
            </w:r>
            <w:r w:rsidR="00B600CC" w:rsidRPr="002E7849">
              <w:rPr>
                <w:rFonts w:ascii="宋体" w:hAnsi="宋体" w:cs="Arial" w:hint="eastAsia"/>
                <w:iCs/>
              </w:rPr>
              <w:t>3</w:t>
            </w:r>
            <w:r w:rsidRPr="002E7849">
              <w:rPr>
                <w:rFonts w:ascii="宋体" w:hAnsi="宋体" w:cs="Arial" w:hint="eastAsia"/>
                <w:iCs/>
              </w:rPr>
              <w:t>点</w:t>
            </w:r>
          </w:p>
          <w:p w:rsidR="00CC32B9" w:rsidRPr="002E7849" w:rsidRDefault="00CC32B9" w:rsidP="002E7849">
            <w:pPr>
              <w:ind w:firstLineChars="50" w:firstLine="105"/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(T日为非交易日时，则下一交易日)</w:t>
            </w:r>
          </w:p>
          <w:p w:rsidR="00D20CA9" w:rsidRPr="002E7849" w:rsidRDefault="009C2D60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1、获取净值文件包括（T</w:t>
            </w:r>
            <w:r w:rsidR="00791AE6" w:rsidRPr="002E7849">
              <w:rPr>
                <w:rFonts w:ascii="宋体" w:hAnsi="宋体" w:cs="Arial" w:hint="eastAsia"/>
                <w:iCs/>
              </w:rPr>
              <w:t>-1</w:t>
            </w:r>
            <w:r w:rsidRPr="002E7849">
              <w:rPr>
                <w:rFonts w:ascii="宋体" w:hAnsi="宋体" w:cs="Arial" w:hint="eastAsia"/>
                <w:iCs/>
              </w:rPr>
              <w:t>日每万份收益、七日年化收</w:t>
            </w:r>
            <w:r w:rsidR="00F93B89" w:rsidRPr="002E7849">
              <w:rPr>
                <w:rFonts w:ascii="宋体" w:hAnsi="宋体" w:cs="Arial" w:hint="eastAsia"/>
                <w:iCs/>
              </w:rPr>
              <w:t>益率</w:t>
            </w:r>
            <w:r w:rsidR="000A24D7" w:rsidRPr="002E7849">
              <w:rPr>
                <w:rFonts w:ascii="宋体" w:hAnsi="宋体" w:cs="Arial" w:hint="eastAsia"/>
                <w:iCs/>
              </w:rPr>
              <w:t>、每日部分提取限制金额、每日暂停提取限制金额</w:t>
            </w:r>
            <w:r w:rsidRPr="002E7849">
              <w:rPr>
                <w:rFonts w:ascii="宋体" w:hAnsi="宋体" w:cs="Arial" w:hint="eastAsia"/>
                <w:iCs/>
              </w:rPr>
              <w:t>）</w:t>
            </w:r>
            <w:r w:rsidRPr="002E7849">
              <w:rPr>
                <w:rFonts w:ascii="宋体" w:hAnsi="宋体" w:cs="Arial" w:hint="eastAsia"/>
                <w:iCs/>
              </w:rPr>
              <w:br/>
              <w:t>2、更新各展示页面数据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15549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8</w:t>
            </w:r>
            <w:r w:rsidR="009C2D60">
              <w:rPr>
                <w:rFonts w:ascii="宋体" w:hAnsi="宋体" w:cs="Arial" w:hint="eastAsia"/>
                <w:iCs/>
              </w:rPr>
              <w:t>.5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收益同步</w:t>
            </w:r>
          </w:p>
        </w:tc>
        <w:tc>
          <w:tcPr>
            <w:tcW w:w="4782" w:type="dxa"/>
            <w:vAlign w:val="center"/>
          </w:tcPr>
          <w:p w:rsidR="0061474A" w:rsidRPr="002E7849" w:rsidRDefault="0061474A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T日</w:t>
            </w:r>
            <w:r w:rsidR="00B600CC" w:rsidRPr="002E7849">
              <w:rPr>
                <w:rFonts w:ascii="宋体" w:hAnsi="宋体" w:cs="Arial" w:hint="eastAsia"/>
                <w:iCs/>
              </w:rPr>
              <w:t>3</w:t>
            </w:r>
            <w:r w:rsidRPr="002E7849">
              <w:rPr>
                <w:rFonts w:ascii="宋体" w:hAnsi="宋体" w:cs="Arial" w:hint="eastAsia"/>
                <w:iCs/>
              </w:rPr>
              <w:t>点</w:t>
            </w:r>
          </w:p>
          <w:p w:rsidR="0061474A" w:rsidRPr="002E7849" w:rsidRDefault="0061474A" w:rsidP="002E7849">
            <w:pPr>
              <w:ind w:firstLineChars="50" w:firstLine="105"/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(T日为非交易日时，则下一交易日)</w:t>
            </w:r>
          </w:p>
          <w:p w:rsidR="009C2D60" w:rsidRPr="002E7849" w:rsidRDefault="009C2D60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1、获取收益分配文件</w:t>
            </w:r>
            <w:r w:rsidR="00F93B89" w:rsidRPr="002E7849">
              <w:rPr>
                <w:rFonts w:ascii="宋体" w:hAnsi="宋体" w:cs="Arial" w:hint="eastAsia"/>
                <w:iCs/>
              </w:rPr>
              <w:t>（T</w:t>
            </w:r>
            <w:r w:rsidR="00E20316" w:rsidRPr="002E7849">
              <w:rPr>
                <w:rFonts w:ascii="宋体" w:hAnsi="宋体" w:cs="Arial" w:hint="eastAsia"/>
                <w:iCs/>
              </w:rPr>
              <w:t>-1</w:t>
            </w:r>
            <w:r w:rsidR="00F93B89" w:rsidRPr="002E7849">
              <w:rPr>
                <w:rFonts w:ascii="宋体" w:hAnsi="宋体" w:cs="Arial" w:hint="eastAsia"/>
                <w:iCs/>
              </w:rPr>
              <w:t>日收益、累计收益、近一周投资收益、近一个月投资收益</w:t>
            </w:r>
            <w:r w:rsidR="006B503D" w:rsidRPr="002E7849">
              <w:rPr>
                <w:rFonts w:ascii="宋体" w:hAnsi="宋体" w:cs="Arial" w:hint="eastAsia"/>
                <w:iCs/>
              </w:rPr>
              <w:t>、冻结金额、可提取金额、当日解冻金额</w:t>
            </w:r>
            <w:r w:rsidR="00F93B89" w:rsidRPr="002E7849">
              <w:rPr>
                <w:rFonts w:ascii="宋体" w:hAnsi="宋体" w:cs="Arial" w:hint="eastAsia"/>
                <w:iCs/>
              </w:rPr>
              <w:t>）</w:t>
            </w:r>
            <w:r w:rsidRPr="002E7849">
              <w:rPr>
                <w:rFonts w:ascii="宋体" w:hAnsi="宋体" w:cs="Arial" w:hint="eastAsia"/>
                <w:iCs/>
              </w:rPr>
              <w:br/>
              <w:t>2、更新到客户</w:t>
            </w:r>
            <w:r w:rsidR="00A352E7" w:rsidRPr="002E7849">
              <w:rPr>
                <w:rFonts w:ascii="宋体" w:hAnsi="宋体" w:cs="Arial" w:hint="eastAsia"/>
                <w:iCs/>
              </w:rPr>
              <w:t>零活宝</w:t>
            </w:r>
            <w:r w:rsidR="003A508E" w:rsidRPr="002E7849">
              <w:rPr>
                <w:rFonts w:ascii="宋体" w:hAnsi="宋体" w:cs="Arial" w:hint="eastAsia"/>
                <w:iCs/>
              </w:rPr>
              <w:t>金额</w:t>
            </w:r>
          </w:p>
          <w:p w:rsidR="00D20CA9" w:rsidRPr="002E7849" w:rsidRDefault="00D20CA9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3、根据产品编码</w:t>
            </w:r>
            <w:r w:rsidR="00D47F5B" w:rsidRPr="002E7849">
              <w:rPr>
                <w:rFonts w:ascii="宋体" w:hAnsi="宋体" w:cs="Arial" w:hint="eastAsia"/>
                <w:iCs/>
              </w:rPr>
              <w:t>分别同步以上数值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EE265F" w:rsidRPr="007F1436" w:rsidTr="00C632AA">
        <w:tc>
          <w:tcPr>
            <w:tcW w:w="900" w:type="dxa"/>
          </w:tcPr>
          <w:p w:rsidR="00EE265F" w:rsidRDefault="0015549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8</w:t>
            </w:r>
            <w:r w:rsidR="00EE265F">
              <w:rPr>
                <w:rFonts w:ascii="宋体" w:hAnsi="宋体" w:cs="Arial" w:hint="eastAsia"/>
                <w:iCs/>
              </w:rPr>
              <w:t>.6</w:t>
            </w:r>
          </w:p>
        </w:tc>
        <w:tc>
          <w:tcPr>
            <w:tcW w:w="2238" w:type="dxa"/>
          </w:tcPr>
          <w:p w:rsidR="00EE265F" w:rsidRDefault="00EE265F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产品状态变更</w:t>
            </w:r>
          </w:p>
        </w:tc>
        <w:tc>
          <w:tcPr>
            <w:tcW w:w="4782" w:type="dxa"/>
            <w:vAlign w:val="center"/>
          </w:tcPr>
          <w:p w:rsidR="00AF1460" w:rsidRPr="002E7849" w:rsidRDefault="00EE265F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每交易日15点01分</w:t>
            </w:r>
          </w:p>
          <w:p w:rsidR="00EE265F" w:rsidRPr="002E7849" w:rsidRDefault="00EE265F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如果产品状态是“</w:t>
            </w:r>
            <w:r>
              <w:rPr>
                <w:rFonts w:ascii="宋体" w:hAnsi="宋体" w:cs="Arial" w:hint="eastAsia"/>
                <w:iCs/>
              </w:rPr>
              <w:t>交易日满额暂停</w:t>
            </w:r>
            <w:r w:rsidR="001963B6">
              <w:rPr>
                <w:rFonts w:ascii="宋体" w:hAnsi="宋体" w:cs="Arial" w:hint="eastAsia"/>
                <w:iCs/>
              </w:rPr>
              <w:t>投资</w:t>
            </w:r>
            <w:r w:rsidRPr="002E7849">
              <w:rPr>
                <w:rFonts w:ascii="宋体" w:hAnsi="宋体" w:cs="Arial" w:hint="eastAsia"/>
                <w:iCs/>
              </w:rPr>
              <w:t>”时，变更为“已上架”</w:t>
            </w:r>
          </w:p>
        </w:tc>
        <w:tc>
          <w:tcPr>
            <w:tcW w:w="900" w:type="dxa"/>
            <w:vAlign w:val="center"/>
          </w:tcPr>
          <w:p w:rsidR="00EE265F" w:rsidRDefault="00EE265F" w:rsidP="00C632AA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  <w:tr w:rsidR="006B503D" w:rsidRPr="007F1436" w:rsidTr="00C632AA">
        <w:tc>
          <w:tcPr>
            <w:tcW w:w="900" w:type="dxa"/>
          </w:tcPr>
          <w:p w:rsidR="006B503D" w:rsidRDefault="0015549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8</w:t>
            </w:r>
            <w:r w:rsidR="006B503D">
              <w:rPr>
                <w:rFonts w:ascii="宋体" w:hAnsi="宋体" w:cs="Arial" w:hint="eastAsia"/>
                <w:iCs/>
              </w:rPr>
              <w:t>.7</w:t>
            </w:r>
          </w:p>
        </w:tc>
        <w:tc>
          <w:tcPr>
            <w:tcW w:w="2238" w:type="dxa"/>
          </w:tcPr>
          <w:p w:rsidR="006B503D" w:rsidRDefault="006B503D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限额同步</w:t>
            </w:r>
          </w:p>
        </w:tc>
        <w:tc>
          <w:tcPr>
            <w:tcW w:w="4782" w:type="dxa"/>
            <w:vAlign w:val="center"/>
          </w:tcPr>
          <w:p w:rsidR="006B503D" w:rsidRPr="002E7849" w:rsidRDefault="00D47F5B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T日16点</w:t>
            </w:r>
          </w:p>
          <w:p w:rsidR="00D47F5B" w:rsidRPr="002E7849" w:rsidRDefault="00D47F5B" w:rsidP="002E7849">
            <w:pPr>
              <w:ind w:firstLineChars="50" w:firstLine="105"/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(T日为非交易日时，则下一交易日)</w:t>
            </w:r>
          </w:p>
          <w:p w:rsidR="00D47F5B" w:rsidRPr="002E7849" w:rsidRDefault="00D47F5B" w:rsidP="002E7849">
            <w:pPr>
              <w:jc w:val="left"/>
              <w:rPr>
                <w:rFonts w:ascii="宋体" w:hAnsi="宋体" w:cs="Arial"/>
                <w:iCs/>
              </w:rPr>
            </w:pPr>
            <w:r w:rsidRPr="002E7849">
              <w:rPr>
                <w:rFonts w:ascii="宋体" w:hAnsi="宋体" w:cs="Arial" w:hint="eastAsia"/>
                <w:iCs/>
              </w:rPr>
              <w:t>1、根据产品编码分别同步</w:t>
            </w:r>
            <w:r w:rsidR="00B6191D" w:rsidRPr="002E7849">
              <w:rPr>
                <w:rFonts w:ascii="宋体" w:hAnsi="宋体" w:cs="Arial" w:hint="eastAsia"/>
                <w:iCs/>
              </w:rPr>
              <w:t>部分提取限制金额</w:t>
            </w:r>
            <w:r w:rsidRPr="002E7849">
              <w:rPr>
                <w:rFonts w:ascii="宋体" w:hAnsi="宋体" w:cs="Arial" w:hint="eastAsia"/>
                <w:iCs/>
              </w:rPr>
              <w:t>，暂停</w:t>
            </w:r>
            <w:r w:rsidR="00B6191D" w:rsidRPr="002E7849">
              <w:rPr>
                <w:rFonts w:ascii="宋体" w:hAnsi="宋体" w:cs="Arial" w:hint="eastAsia"/>
                <w:iCs/>
              </w:rPr>
              <w:t>提取限制金额</w:t>
            </w:r>
          </w:p>
        </w:tc>
        <w:tc>
          <w:tcPr>
            <w:tcW w:w="900" w:type="dxa"/>
            <w:vAlign w:val="center"/>
          </w:tcPr>
          <w:p w:rsidR="006B503D" w:rsidRDefault="006B503D" w:rsidP="00C632AA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  <w:tr w:rsidR="00A318D4" w:rsidRPr="007F1436" w:rsidTr="00C632AA">
        <w:tc>
          <w:tcPr>
            <w:tcW w:w="900" w:type="dxa"/>
          </w:tcPr>
          <w:p w:rsidR="00A318D4" w:rsidRPr="00197D68" w:rsidRDefault="00A318D4" w:rsidP="00C632AA">
            <w:pPr>
              <w:ind w:firstLineChars="50" w:firstLine="105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8.8</w:t>
            </w:r>
          </w:p>
        </w:tc>
        <w:tc>
          <w:tcPr>
            <w:tcW w:w="2238" w:type="dxa"/>
          </w:tcPr>
          <w:p w:rsidR="00A318D4" w:rsidRPr="00197D68" w:rsidRDefault="00A318D4" w:rsidP="00C632AA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产品信息同步</w:t>
            </w:r>
          </w:p>
        </w:tc>
        <w:tc>
          <w:tcPr>
            <w:tcW w:w="4782" w:type="dxa"/>
            <w:vAlign w:val="center"/>
          </w:tcPr>
          <w:p w:rsidR="00A318D4" w:rsidRPr="00197D68" w:rsidRDefault="00A318D4" w:rsidP="002E7849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T+1日2点前</w:t>
            </w:r>
          </w:p>
          <w:p w:rsidR="00A318D4" w:rsidRPr="00197D68" w:rsidRDefault="006C564E" w:rsidP="002E7849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1、</w:t>
            </w:r>
            <w:r w:rsidR="00A318D4" w:rsidRPr="00197D68">
              <w:rPr>
                <w:rFonts w:ascii="宋体" w:hAnsi="宋体" w:cs="Arial" w:hint="eastAsia"/>
                <w:iCs/>
                <w:highlight w:val="yellow"/>
              </w:rPr>
              <w:t>同步产品限额</w:t>
            </w:r>
          </w:p>
          <w:p w:rsidR="006C564E" w:rsidRPr="00197D68" w:rsidRDefault="006C564E" w:rsidP="002E7849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2、</w:t>
            </w:r>
            <w:r w:rsidR="00A318D4" w:rsidRPr="00197D68">
              <w:rPr>
                <w:rFonts w:ascii="宋体" w:hAnsi="宋体" w:cs="Arial" w:hint="eastAsia"/>
                <w:iCs/>
                <w:highlight w:val="yellow"/>
              </w:rPr>
              <w:t>同步</w:t>
            </w:r>
            <w:r w:rsidRPr="00197D68">
              <w:rPr>
                <w:rFonts w:ascii="宋体" w:hAnsi="宋体" w:cs="Arial" w:hint="eastAsia"/>
                <w:iCs/>
                <w:highlight w:val="yellow"/>
              </w:rPr>
              <w:t>产品分档利率</w:t>
            </w:r>
          </w:p>
        </w:tc>
        <w:tc>
          <w:tcPr>
            <w:tcW w:w="900" w:type="dxa"/>
            <w:vAlign w:val="center"/>
          </w:tcPr>
          <w:p w:rsidR="00A318D4" w:rsidRPr="00197D68" w:rsidRDefault="00A318D4" w:rsidP="00C632AA">
            <w:pPr>
              <w:jc w:val="center"/>
              <w:rPr>
                <w:rFonts w:ascii="宋体" w:hAnsi="宋体" w:cs="Arial"/>
                <w:sz w:val="16"/>
                <w:highlight w:val="yellow"/>
              </w:rPr>
            </w:pPr>
          </w:p>
        </w:tc>
      </w:tr>
      <w:tr w:rsidR="006C564E" w:rsidRPr="007F1436" w:rsidTr="00C632AA">
        <w:tc>
          <w:tcPr>
            <w:tcW w:w="900" w:type="dxa"/>
          </w:tcPr>
          <w:p w:rsidR="006C564E" w:rsidRPr="00197D68" w:rsidRDefault="006C564E" w:rsidP="00C632AA">
            <w:pPr>
              <w:ind w:firstLineChars="50" w:firstLine="105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8.9</w:t>
            </w:r>
          </w:p>
        </w:tc>
        <w:tc>
          <w:tcPr>
            <w:tcW w:w="2238" w:type="dxa"/>
          </w:tcPr>
          <w:p w:rsidR="006C564E" w:rsidRPr="00197D68" w:rsidRDefault="006C564E" w:rsidP="00C632AA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客户持仓文件同步</w:t>
            </w:r>
          </w:p>
        </w:tc>
        <w:tc>
          <w:tcPr>
            <w:tcW w:w="4782" w:type="dxa"/>
            <w:vAlign w:val="center"/>
          </w:tcPr>
          <w:p w:rsidR="009B28E4" w:rsidRPr="00197D68" w:rsidRDefault="009B28E4" w:rsidP="002E7849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T+1日2点前</w:t>
            </w:r>
          </w:p>
          <w:p w:rsidR="006C564E" w:rsidRPr="00197D68" w:rsidRDefault="009B28E4" w:rsidP="002E7849">
            <w:pPr>
              <w:jc w:val="left"/>
              <w:rPr>
                <w:rFonts w:ascii="宋体" w:hAnsi="宋体" w:cs="Arial"/>
                <w:iCs/>
                <w:highlight w:val="yellow"/>
              </w:rPr>
            </w:pPr>
            <w:r w:rsidRPr="00197D68">
              <w:rPr>
                <w:rFonts w:ascii="宋体" w:hAnsi="宋体" w:cs="Arial" w:hint="eastAsia"/>
                <w:iCs/>
                <w:highlight w:val="yellow"/>
              </w:rPr>
              <w:t>自然日同步持仓文件</w:t>
            </w:r>
            <w:r w:rsidR="00733E12">
              <w:rPr>
                <w:rFonts w:ascii="宋体" w:hAnsi="宋体" w:cs="Arial" w:hint="eastAsia"/>
                <w:iCs/>
                <w:highlight w:val="yellow"/>
              </w:rPr>
              <w:t>，用于披露多笔投资收益详情</w:t>
            </w:r>
          </w:p>
        </w:tc>
        <w:tc>
          <w:tcPr>
            <w:tcW w:w="900" w:type="dxa"/>
            <w:vAlign w:val="center"/>
          </w:tcPr>
          <w:p w:rsidR="006C564E" w:rsidRPr="00197D68" w:rsidRDefault="006C564E" w:rsidP="00C632AA">
            <w:pPr>
              <w:jc w:val="center"/>
              <w:rPr>
                <w:rFonts w:ascii="宋体" w:hAnsi="宋体" w:cs="Arial"/>
                <w:sz w:val="16"/>
                <w:highlight w:val="yellow"/>
              </w:rPr>
            </w:pPr>
          </w:p>
        </w:tc>
      </w:tr>
    </w:tbl>
    <w:p w:rsidR="009C2D60" w:rsidRPr="00C632AA" w:rsidRDefault="009C2D60" w:rsidP="00E5178F">
      <w:pPr>
        <w:ind w:left="420"/>
      </w:pPr>
    </w:p>
    <w:p w:rsidR="00085C01" w:rsidRPr="00C632AA" w:rsidRDefault="00085C01" w:rsidP="00E5178F">
      <w:pPr>
        <w:ind w:left="420"/>
      </w:pPr>
    </w:p>
    <w:p w:rsidR="00CF25C9" w:rsidRPr="007F1436" w:rsidRDefault="00CF25C9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6" w:name="_Toc421777086"/>
      <w:r w:rsidRPr="007F1436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Site Map</w:t>
      </w:r>
      <w:bookmarkEnd w:id="16"/>
    </w:p>
    <w:p w:rsidR="00B015C5" w:rsidRDefault="00643D72" w:rsidP="00CF25C9">
      <w:pPr>
        <w:ind w:left="420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>
            <wp:extent cx="5486400" cy="39909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6E" w:rsidRPr="003D5105" w:rsidRDefault="007C10EB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7" w:name="_Toc421777087"/>
      <w:r w:rsidRPr="003D5105">
        <w:rPr>
          <w:rFonts w:ascii="微软雅黑" w:eastAsia="微软雅黑" w:hAnsi="微软雅黑"/>
          <w:b w:val="0"/>
          <w:szCs w:val="21"/>
          <w:lang w:eastAsia="zh-TW"/>
        </w:rPr>
        <w:lastRenderedPageBreak/>
        <w:t>U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se </w:t>
      </w:r>
      <w:r w:rsidR="00AB7B6E" w:rsidRPr="003D5105">
        <w:rPr>
          <w:rFonts w:ascii="微软雅黑" w:eastAsia="微软雅黑" w:hAnsi="微软雅黑" w:hint="eastAsia"/>
          <w:b w:val="0"/>
          <w:szCs w:val="21"/>
          <w:lang w:eastAsia="zh-TW"/>
        </w:rPr>
        <w:t>Flow</w:t>
      </w:r>
      <w:bookmarkEnd w:id="17"/>
    </w:p>
    <w:p w:rsidR="00D93E03" w:rsidRDefault="001963B6" w:rsidP="00BA14D3">
      <w:pPr>
        <w:pStyle w:val="4"/>
        <w:numPr>
          <w:ilvl w:val="2"/>
          <w:numId w:val="1"/>
        </w:numPr>
      </w:pPr>
      <w:r>
        <w:rPr>
          <w:rFonts w:hint="eastAsia"/>
        </w:rPr>
        <w:t>投资</w:t>
      </w:r>
      <w:r w:rsidR="00667EB2">
        <w:rPr>
          <w:rFonts w:hint="eastAsia"/>
        </w:rPr>
        <w:t>流程</w:t>
      </w:r>
    </w:p>
    <w:p w:rsidR="00667EB2" w:rsidRDefault="002E7849" w:rsidP="006A5F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5FC385" wp14:editId="550D9DE0">
            <wp:extent cx="5486400" cy="8148320"/>
            <wp:effectExtent l="0" t="0" r="0" b="508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40" w:rsidRPr="002C0F6F" w:rsidRDefault="000D6440" w:rsidP="000D6440">
      <w:pPr>
        <w:rPr>
          <w:b/>
          <w:color w:val="000000"/>
          <w:sz w:val="22"/>
          <w:szCs w:val="22"/>
        </w:rPr>
      </w:pPr>
      <w:r>
        <w:rPr>
          <w:rFonts w:hint="eastAsia"/>
          <w:noProof/>
        </w:rPr>
        <w:t>注：</w:t>
      </w:r>
      <w:r>
        <w:rPr>
          <w:rFonts w:hint="eastAsia"/>
          <w:b/>
          <w:color w:val="000000"/>
          <w:sz w:val="22"/>
          <w:szCs w:val="22"/>
        </w:rPr>
        <w:t>( T</w:t>
      </w:r>
      <w:r w:rsidR="005F6294">
        <w:rPr>
          <w:rFonts w:hint="eastAsia"/>
          <w:b/>
          <w:color w:val="000000"/>
          <w:sz w:val="22"/>
          <w:szCs w:val="22"/>
        </w:rPr>
        <w:t>+1</w:t>
      </w:r>
      <w:r>
        <w:rPr>
          <w:rFonts w:hint="eastAsia"/>
          <w:b/>
          <w:color w:val="000000"/>
          <w:sz w:val="22"/>
          <w:szCs w:val="22"/>
        </w:rPr>
        <w:t>日非交易日，</w:t>
      </w:r>
      <w:r w:rsidR="005F6294">
        <w:rPr>
          <w:rFonts w:hint="eastAsia"/>
          <w:b/>
          <w:color w:val="000000"/>
          <w:sz w:val="22"/>
          <w:szCs w:val="22"/>
        </w:rPr>
        <w:t>则为</w:t>
      </w:r>
      <w:r w:rsidR="005F6294">
        <w:rPr>
          <w:rFonts w:hint="eastAsia"/>
          <w:b/>
          <w:color w:val="000000"/>
          <w:sz w:val="22"/>
          <w:szCs w:val="22"/>
        </w:rPr>
        <w:t>T+1</w:t>
      </w:r>
      <w:r>
        <w:rPr>
          <w:rFonts w:hint="eastAsia"/>
          <w:b/>
          <w:color w:val="000000"/>
          <w:sz w:val="22"/>
          <w:szCs w:val="22"/>
        </w:rPr>
        <w:t>日后第一交易日</w:t>
      </w:r>
      <w:r>
        <w:rPr>
          <w:rFonts w:hint="eastAsia"/>
          <w:b/>
          <w:color w:val="000000"/>
          <w:sz w:val="22"/>
          <w:szCs w:val="22"/>
        </w:rPr>
        <w:t xml:space="preserve"> )</w:t>
      </w:r>
    </w:p>
    <w:p w:rsidR="000D6440" w:rsidRDefault="00BA14D3" w:rsidP="00BA14D3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TA</w:t>
      </w:r>
      <w:r>
        <w:rPr>
          <w:rFonts w:hint="eastAsia"/>
          <w:noProof/>
        </w:rPr>
        <w:t>系统每日同步阶梯收益产品基准信息，如档期、档期起始截止日期、基准利率、奖励值</w:t>
      </w:r>
    </w:p>
    <w:p w:rsidR="00BA14D3" w:rsidRDefault="00F73236" w:rsidP="00BA14D3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如果定期产品有限额，则同步各档次限额，档期、生效起始截止日期、限额，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端对于限额的使用按照限额的生效截止日期进行排序，优先到期额度优先使用</w:t>
      </w:r>
    </w:p>
    <w:p w:rsidR="00F73236" w:rsidRDefault="00F73236" w:rsidP="00BA14D3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TA</w:t>
      </w:r>
      <w:r>
        <w:rPr>
          <w:rFonts w:hint="eastAsia"/>
          <w:noProof/>
        </w:rPr>
        <w:t>系统每日同步客户持仓文件，持仓文件按照客户投资明细下发，包括单笔投资总额、昨日收益、七日收益率、累计收益率、存续期、当前档期等</w:t>
      </w:r>
    </w:p>
    <w:p w:rsidR="00F73236" w:rsidRDefault="00B9365F" w:rsidP="00BA14D3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定期的到期日当晚，</w:t>
      </w:r>
      <w:r>
        <w:rPr>
          <w:rFonts w:hint="eastAsia"/>
          <w:noProof/>
        </w:rPr>
        <w:t>TA</w:t>
      </w:r>
      <w:r>
        <w:rPr>
          <w:rFonts w:hint="eastAsia"/>
          <w:noProof/>
        </w:rPr>
        <w:t>系统做结息处理，</w:t>
      </w:r>
      <w:r w:rsidR="00F73236">
        <w:rPr>
          <w:rFonts w:hint="eastAsia"/>
          <w:noProof/>
        </w:rPr>
        <w:t>TA</w:t>
      </w:r>
      <w:r w:rsidR="00F73236">
        <w:rPr>
          <w:rFonts w:hint="eastAsia"/>
          <w:noProof/>
        </w:rPr>
        <w:t>系统同步定转活数据</w:t>
      </w:r>
      <w:r>
        <w:rPr>
          <w:rFonts w:hint="eastAsia"/>
          <w:noProof/>
        </w:rPr>
        <w:t>（强增和强减文件）</w:t>
      </w:r>
      <w:r w:rsidR="00F73236">
        <w:rPr>
          <w:rFonts w:hint="eastAsia"/>
          <w:noProof/>
        </w:rPr>
        <w:t>，</w:t>
      </w:r>
      <w:r w:rsidR="00F73236">
        <w:rPr>
          <w:rFonts w:hint="eastAsia"/>
          <w:noProof/>
        </w:rPr>
        <w:t>C</w:t>
      </w:r>
      <w:r w:rsidR="00F73236">
        <w:rPr>
          <w:rFonts w:hint="eastAsia"/>
          <w:noProof/>
        </w:rPr>
        <w:t>端接受数据后，下发站内信或者手机短信通知用户</w:t>
      </w:r>
    </w:p>
    <w:p w:rsidR="00B9365F" w:rsidRDefault="00F73236" w:rsidP="00B9365F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TA</w:t>
      </w:r>
      <w:r>
        <w:rPr>
          <w:rFonts w:hint="eastAsia"/>
          <w:noProof/>
        </w:rPr>
        <w:t>系统同步基金收益分红数据</w:t>
      </w:r>
    </w:p>
    <w:p w:rsidR="00B9365F" w:rsidRDefault="00B9365F" w:rsidP="00B9365F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客户投资时，当选择定期时候，需要判断该档定期是否还有额度可供使用，只有当额度可供使用时候方可选择</w:t>
      </w:r>
    </w:p>
    <w:p w:rsidR="00B9365F" w:rsidRDefault="00B9365F" w:rsidP="00B9365F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产品支持先投资后代扣，</w:t>
      </w:r>
      <w:r w:rsidR="000C5AC6">
        <w:rPr>
          <w:rFonts w:hint="eastAsia"/>
          <w:noProof/>
        </w:rPr>
        <w:t>提交时间按照第三方回盘时间进行提交，如果第三方支付回盘时间晚于</w:t>
      </w:r>
      <w:r w:rsidR="000C5AC6">
        <w:rPr>
          <w:rFonts w:hint="eastAsia"/>
          <w:noProof/>
        </w:rPr>
        <w:t>15</w:t>
      </w:r>
      <w:r w:rsidR="000C5AC6">
        <w:rPr>
          <w:rFonts w:hint="eastAsia"/>
          <w:noProof/>
        </w:rPr>
        <w:t>：</w:t>
      </w:r>
      <w:r w:rsidR="000C5AC6">
        <w:rPr>
          <w:rFonts w:hint="eastAsia"/>
          <w:noProof/>
        </w:rPr>
        <w:t>00</w:t>
      </w:r>
      <w:r w:rsidR="000C5AC6">
        <w:rPr>
          <w:rFonts w:hint="eastAsia"/>
          <w:noProof/>
        </w:rPr>
        <w:t>，则认定为次日投资；先投资后代扣的实际额度占用按照投资成功时间为准，</w:t>
      </w:r>
      <w:r w:rsidR="000C5AC6">
        <w:rPr>
          <w:rFonts w:hint="eastAsia"/>
          <w:noProof/>
        </w:rPr>
        <w:t>15</w:t>
      </w:r>
      <w:r w:rsidR="000C5AC6">
        <w:rPr>
          <w:rFonts w:hint="eastAsia"/>
          <w:noProof/>
        </w:rPr>
        <w:t>：</w:t>
      </w:r>
      <w:r w:rsidR="000C5AC6">
        <w:rPr>
          <w:rFonts w:hint="eastAsia"/>
          <w:noProof/>
        </w:rPr>
        <w:t>00</w:t>
      </w:r>
      <w:r w:rsidR="000C5AC6">
        <w:rPr>
          <w:rFonts w:hint="eastAsia"/>
          <w:noProof/>
        </w:rPr>
        <w:t>之前的额度，倘若回盘时间是</w:t>
      </w:r>
      <w:r w:rsidR="000C5AC6">
        <w:rPr>
          <w:rFonts w:hint="eastAsia"/>
          <w:noProof/>
        </w:rPr>
        <w:t>15</w:t>
      </w:r>
      <w:r w:rsidR="000C5AC6">
        <w:rPr>
          <w:rFonts w:hint="eastAsia"/>
          <w:noProof/>
        </w:rPr>
        <w:t>：</w:t>
      </w:r>
      <w:r w:rsidR="000C5AC6">
        <w:rPr>
          <w:rFonts w:hint="eastAsia"/>
          <w:noProof/>
        </w:rPr>
        <w:t>00</w:t>
      </w:r>
      <w:r w:rsidR="000C5AC6">
        <w:rPr>
          <w:rFonts w:hint="eastAsia"/>
          <w:noProof/>
        </w:rPr>
        <w:t>以后，则不占用</w:t>
      </w:r>
      <w:r w:rsidR="000C5AC6">
        <w:rPr>
          <w:rFonts w:hint="eastAsia"/>
          <w:noProof/>
        </w:rPr>
        <w:t>15</w:t>
      </w:r>
      <w:r w:rsidR="000C5AC6">
        <w:rPr>
          <w:rFonts w:hint="eastAsia"/>
          <w:noProof/>
        </w:rPr>
        <w:t>：</w:t>
      </w:r>
      <w:r w:rsidR="000C5AC6">
        <w:rPr>
          <w:rFonts w:hint="eastAsia"/>
          <w:noProof/>
        </w:rPr>
        <w:t>00</w:t>
      </w:r>
      <w:r w:rsidR="000C5AC6">
        <w:rPr>
          <w:rFonts w:hint="eastAsia"/>
          <w:noProof/>
        </w:rPr>
        <w:t>之前的额度</w:t>
      </w:r>
    </w:p>
    <w:p w:rsidR="000C5AC6" w:rsidRDefault="000C5AC6" w:rsidP="00B9365F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下午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00</w:t>
      </w:r>
      <w:r>
        <w:rPr>
          <w:rFonts w:hint="eastAsia"/>
          <w:noProof/>
        </w:rPr>
        <w:t>以后开始处理开户与投资申请，对于定期投资需要告知投资当时的基准利率，以及利率奖励值，其中对于利率奖励值是按照多档的累计奖励值传递</w:t>
      </w:r>
    </w:p>
    <w:p w:rsidR="000C5AC6" w:rsidRDefault="000C5AC6" w:rsidP="00B9365F">
      <w:pPr>
        <w:pStyle w:val="af1"/>
        <w:numPr>
          <w:ilvl w:val="0"/>
          <w:numId w:val="22"/>
        </w:numPr>
        <w:ind w:firstLineChars="0"/>
        <w:rPr>
          <w:noProof/>
        </w:rPr>
      </w:pPr>
      <w:r>
        <w:rPr>
          <w:rFonts w:hint="eastAsia"/>
          <w:noProof/>
        </w:rPr>
        <w:t>T+1</w:t>
      </w:r>
      <w:r>
        <w:rPr>
          <w:rFonts w:hint="eastAsia"/>
          <w:noProof/>
        </w:rPr>
        <w:t>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点处理投资确认文件</w:t>
      </w:r>
      <w:r w:rsidR="001217F7">
        <w:rPr>
          <w:rFonts w:hint="eastAsia"/>
          <w:noProof/>
        </w:rPr>
        <w:t>，遇到差错，处理如下：</w:t>
      </w:r>
    </w:p>
    <w:p w:rsidR="001217F7" w:rsidRDefault="001217F7" w:rsidP="001217F7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开户与申购处理结果文件与申请文件不一致时</w:t>
      </w:r>
    </w:p>
    <w:p w:rsidR="001217F7" w:rsidRDefault="001217F7" w:rsidP="001217F7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开户、申购结果文件中，缺失记录，认为开户、申购失败</w:t>
      </w:r>
    </w:p>
    <w:p w:rsidR="001217F7" w:rsidRDefault="001217F7" w:rsidP="001217F7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开户、申购结果文件中，多出记录，认为开户、申购失败</w:t>
      </w:r>
    </w:p>
    <w:p w:rsidR="001217F7" w:rsidRDefault="001217F7" w:rsidP="001217F7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申购结果文件中，投资金额不一致，认为投资失败，报警通知运营人员干预，如果</w:t>
      </w:r>
      <w:r>
        <w:t>TA</w:t>
      </w:r>
      <w:r>
        <w:rPr>
          <w:rFonts w:hint="eastAsia"/>
        </w:rPr>
        <w:t>中为成功，人工调整为失败</w:t>
      </w:r>
    </w:p>
    <w:p w:rsidR="001217F7" w:rsidRPr="001217F7" w:rsidRDefault="001217F7" w:rsidP="001217F7">
      <w:pPr>
        <w:pStyle w:val="af1"/>
        <w:ind w:left="360" w:firstLineChars="0" w:firstLine="0"/>
        <w:rPr>
          <w:noProof/>
        </w:rPr>
      </w:pPr>
    </w:p>
    <w:bookmarkStart w:id="18" w:name="_MON_1511875146"/>
    <w:bookmarkEnd w:id="18"/>
    <w:p w:rsidR="00B9365F" w:rsidRPr="000D6440" w:rsidRDefault="00B9365F" w:rsidP="00B9365F">
      <w:pPr>
        <w:pStyle w:val="af1"/>
        <w:ind w:left="360" w:firstLineChars="0" w:firstLine="0"/>
        <w:rPr>
          <w:noProof/>
        </w:rPr>
      </w:pPr>
      <w:r>
        <w:rPr>
          <w:noProof/>
        </w:rP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48.85pt" o:ole="">
            <v:imagedata r:id="rId19" o:title=""/>
          </v:shape>
          <o:OLEObject Type="Embed" ProgID="Word.Document.12" ShapeID="_x0000_i1025" DrawAspect="Icon" ObjectID="_1512374511" r:id="rId20">
            <o:FieldCodes>\s</o:FieldCodes>
          </o:OLEObject>
        </w:object>
      </w:r>
      <w:bookmarkStart w:id="19" w:name="_MON_1511875256"/>
      <w:bookmarkEnd w:id="19"/>
      <w:r>
        <w:rPr>
          <w:noProof/>
        </w:rPr>
        <w:object w:dxaOrig="1551" w:dyaOrig="973">
          <v:shape id="_x0000_i1026" type="#_x0000_t75" style="width:77.65pt;height:48.85pt" o:ole="">
            <v:imagedata r:id="rId21" o:title=""/>
          </v:shape>
          <o:OLEObject Type="Embed" ProgID="Word.Document.8" ShapeID="_x0000_i1026" DrawAspect="Icon" ObjectID="_1512374512" r:id="rId22">
            <o:FieldCodes>\s</o:FieldCodes>
          </o:OLEObject>
        </w:object>
      </w:r>
    </w:p>
    <w:p w:rsidR="00667EB2" w:rsidRPr="00840BFF" w:rsidRDefault="00667EB2" w:rsidP="000C5AC6"/>
    <w:p w:rsidR="00DF6F9A" w:rsidRPr="00840BFF" w:rsidRDefault="002E7849" w:rsidP="00BA14D3">
      <w:pPr>
        <w:pStyle w:val="4"/>
        <w:numPr>
          <w:ilvl w:val="2"/>
          <w:numId w:val="1"/>
        </w:numPr>
      </w:pPr>
      <w:r>
        <w:rPr>
          <w:rFonts w:hint="eastAsia"/>
        </w:rPr>
        <w:lastRenderedPageBreak/>
        <w:t>赎回</w:t>
      </w:r>
      <w:r w:rsidR="00667EB2">
        <w:rPr>
          <w:rFonts w:hint="eastAsia"/>
        </w:rPr>
        <w:t>流程</w:t>
      </w:r>
    </w:p>
    <w:p w:rsidR="001711AA" w:rsidRDefault="002E7849" w:rsidP="00096A3A">
      <w:pPr>
        <w:rPr>
          <w:noProof/>
        </w:rPr>
      </w:pPr>
      <w:r>
        <w:rPr>
          <w:noProof/>
        </w:rPr>
        <w:drawing>
          <wp:inline distT="0" distB="0" distL="0" distR="0" wp14:anchorId="033370C6" wp14:editId="345847FB">
            <wp:extent cx="5486400" cy="7560310"/>
            <wp:effectExtent l="0" t="0" r="0" b="254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92" w:rsidRDefault="00871D31" w:rsidP="00D20292">
      <w:pPr>
        <w:rPr>
          <w:b/>
          <w:color w:val="000000"/>
          <w:sz w:val="22"/>
          <w:szCs w:val="22"/>
        </w:rPr>
      </w:pPr>
      <w:r>
        <w:rPr>
          <w:rFonts w:hint="eastAsia"/>
          <w:noProof/>
        </w:rPr>
        <w:t>注：</w:t>
      </w:r>
      <w:r>
        <w:rPr>
          <w:rFonts w:hint="eastAsia"/>
          <w:b/>
          <w:color w:val="000000"/>
          <w:sz w:val="22"/>
          <w:szCs w:val="22"/>
        </w:rPr>
        <w:t>( T+1</w:t>
      </w:r>
      <w:r>
        <w:rPr>
          <w:rFonts w:hint="eastAsia"/>
          <w:b/>
          <w:color w:val="000000"/>
          <w:sz w:val="22"/>
          <w:szCs w:val="22"/>
        </w:rPr>
        <w:t>日非交易日，则为</w:t>
      </w:r>
      <w:r>
        <w:rPr>
          <w:rFonts w:hint="eastAsia"/>
          <w:b/>
          <w:color w:val="000000"/>
          <w:sz w:val="22"/>
          <w:szCs w:val="22"/>
        </w:rPr>
        <w:t>T+1</w:t>
      </w:r>
      <w:r>
        <w:rPr>
          <w:rFonts w:hint="eastAsia"/>
          <w:b/>
          <w:color w:val="000000"/>
          <w:sz w:val="22"/>
          <w:szCs w:val="22"/>
        </w:rPr>
        <w:t>日后第一交易日</w:t>
      </w:r>
      <w:r>
        <w:rPr>
          <w:rFonts w:hint="eastAsia"/>
          <w:b/>
          <w:color w:val="000000"/>
          <w:sz w:val="22"/>
          <w:szCs w:val="22"/>
        </w:rPr>
        <w:t xml:space="preserve"> )</w:t>
      </w:r>
    </w:p>
    <w:p w:rsidR="00C221A6" w:rsidRPr="00733E12" w:rsidRDefault="00C221A6" w:rsidP="00C221A6">
      <w:pPr>
        <w:pStyle w:val="af1"/>
        <w:numPr>
          <w:ilvl w:val="0"/>
          <w:numId w:val="23"/>
        </w:numPr>
        <w:ind w:firstLineChars="0"/>
      </w:pPr>
      <w:r w:rsidRPr="00733E12">
        <w:rPr>
          <w:rFonts w:hint="eastAsia"/>
        </w:rPr>
        <w:t>赎回限额每日下午通过</w:t>
      </w:r>
      <w:r w:rsidRPr="00733E12">
        <w:rPr>
          <w:rFonts w:hint="eastAsia"/>
        </w:rPr>
        <w:t>B</w:t>
      </w:r>
      <w:r w:rsidRPr="00733E12">
        <w:rPr>
          <w:rFonts w:hint="eastAsia"/>
        </w:rPr>
        <w:t>端发送给</w:t>
      </w:r>
      <w:r w:rsidRPr="00733E12">
        <w:rPr>
          <w:rFonts w:hint="eastAsia"/>
        </w:rPr>
        <w:t>C</w:t>
      </w:r>
      <w:r w:rsidRPr="00733E12">
        <w:rPr>
          <w:rFonts w:hint="eastAsia"/>
        </w:rPr>
        <w:t>端赎回限额的第一档与第二档金额，</w:t>
      </w:r>
      <w:r w:rsidRPr="00733E12">
        <w:rPr>
          <w:rFonts w:hint="eastAsia"/>
        </w:rPr>
        <w:t>C</w:t>
      </w:r>
      <w:r w:rsidRPr="00733E12">
        <w:rPr>
          <w:rFonts w:hint="eastAsia"/>
        </w:rPr>
        <w:t>端根据两档金</w:t>
      </w:r>
      <w:r>
        <w:rPr>
          <w:rFonts w:hint="eastAsia"/>
          <w:color w:val="000000"/>
          <w:sz w:val="22"/>
          <w:szCs w:val="22"/>
        </w:rPr>
        <w:t>额进</w:t>
      </w:r>
      <w:r w:rsidRPr="00733E12">
        <w:rPr>
          <w:rFonts w:hint="eastAsia"/>
        </w:rPr>
        <w:lastRenderedPageBreak/>
        <w:t>行不同的控制，当赎回金额超过第一档限额时，</w:t>
      </w:r>
      <w:r w:rsidR="007F0C86" w:rsidRPr="00733E12">
        <w:rPr>
          <w:rFonts w:hint="eastAsia"/>
        </w:rPr>
        <w:t>单一客户不超过</w:t>
      </w:r>
      <w:r w:rsidR="007F0C86" w:rsidRPr="00733E12">
        <w:rPr>
          <w:rFonts w:hint="eastAsia"/>
        </w:rPr>
        <w:t>10</w:t>
      </w:r>
      <w:r w:rsidR="007F0C86" w:rsidRPr="00733E12">
        <w:rPr>
          <w:rFonts w:hint="eastAsia"/>
        </w:rPr>
        <w:t>万限额打开，超过第二档额度的时候，所有客户无法赎回</w:t>
      </w:r>
    </w:p>
    <w:p w:rsidR="007F0C86" w:rsidRPr="00733E12" w:rsidRDefault="007F0C86" w:rsidP="00C221A6">
      <w:pPr>
        <w:pStyle w:val="af1"/>
        <w:numPr>
          <w:ilvl w:val="0"/>
          <w:numId w:val="23"/>
        </w:numPr>
        <w:ind w:firstLineChars="0"/>
      </w:pPr>
      <w:r w:rsidRPr="00733E12">
        <w:rPr>
          <w:rFonts w:hint="eastAsia"/>
        </w:rPr>
        <w:t>15</w:t>
      </w:r>
      <w:r w:rsidRPr="00733E12">
        <w:rPr>
          <w:rFonts w:hint="eastAsia"/>
        </w:rPr>
        <w:t>：</w:t>
      </w:r>
      <w:r w:rsidRPr="00733E12">
        <w:rPr>
          <w:rFonts w:hint="eastAsia"/>
        </w:rPr>
        <w:t>00</w:t>
      </w:r>
      <w:r w:rsidRPr="00733E12">
        <w:rPr>
          <w:rFonts w:hint="eastAsia"/>
        </w:rPr>
        <w:t>后处理赎回文件，赎回文件中只提供赎回金额</w:t>
      </w:r>
    </w:p>
    <w:p w:rsidR="007F0C86" w:rsidRPr="00733E12" w:rsidRDefault="007F0C86" w:rsidP="00C221A6">
      <w:pPr>
        <w:pStyle w:val="af1"/>
        <w:numPr>
          <w:ilvl w:val="0"/>
          <w:numId w:val="23"/>
        </w:numPr>
        <w:ind w:firstLineChars="0"/>
      </w:pPr>
      <w:r w:rsidRPr="00733E12">
        <w:rPr>
          <w:rFonts w:hint="eastAsia"/>
        </w:rPr>
        <w:t>次日</w:t>
      </w:r>
      <w:r w:rsidRPr="00733E12">
        <w:rPr>
          <w:rFonts w:hint="eastAsia"/>
        </w:rPr>
        <w:t>2</w:t>
      </w:r>
      <w:r w:rsidRPr="00733E12">
        <w:rPr>
          <w:rFonts w:hint="eastAsia"/>
        </w:rPr>
        <w:t>点处理赎回确认文件，赎回确认文件</w:t>
      </w:r>
      <w:r w:rsidR="00EC2008" w:rsidRPr="00733E12">
        <w:rPr>
          <w:rFonts w:hint="eastAsia"/>
        </w:rPr>
        <w:t>中确认赎回投资明细，按照“先进先出”原则逐笔处理</w:t>
      </w:r>
    </w:p>
    <w:p w:rsidR="00864CC4" w:rsidRDefault="00EC2008" w:rsidP="00096A3A">
      <w:pPr>
        <w:pStyle w:val="af1"/>
        <w:numPr>
          <w:ilvl w:val="0"/>
          <w:numId w:val="23"/>
        </w:numPr>
        <w:ind w:firstLineChars="0"/>
      </w:pPr>
      <w:r w:rsidRPr="00733E12">
        <w:rPr>
          <w:rFonts w:hint="eastAsia"/>
        </w:rPr>
        <w:t>赎回确认中处理的异常</w:t>
      </w:r>
    </w:p>
    <w:p w:rsidR="00864CC4" w:rsidRDefault="00864CC4" w:rsidP="000021B5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差错处理：</w:t>
      </w:r>
      <w:r w:rsidR="00616848">
        <w:rPr>
          <w:rFonts w:hint="eastAsia"/>
        </w:rPr>
        <w:t>赎回</w:t>
      </w:r>
      <w:r>
        <w:rPr>
          <w:rFonts w:hint="eastAsia"/>
        </w:rPr>
        <w:t>处理结果文件与申请文件不一致时</w:t>
      </w:r>
    </w:p>
    <w:p w:rsidR="00864CC4" w:rsidRDefault="00616848" w:rsidP="000021B5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赎回</w:t>
      </w:r>
      <w:r w:rsidR="00864CC4">
        <w:rPr>
          <w:rFonts w:hint="eastAsia"/>
        </w:rPr>
        <w:t>结果文件中，缺失记录，认为开户、投资失败</w:t>
      </w:r>
    </w:p>
    <w:p w:rsidR="00864CC4" w:rsidRDefault="00616848" w:rsidP="000021B5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赎回</w:t>
      </w:r>
      <w:r w:rsidR="00864CC4">
        <w:rPr>
          <w:rFonts w:hint="eastAsia"/>
        </w:rPr>
        <w:t>结果文件中，多出记录，认为开户、投资失败</w:t>
      </w:r>
    </w:p>
    <w:p w:rsidR="00197D68" w:rsidRDefault="00616848" w:rsidP="00EC2008">
      <w:pPr>
        <w:pStyle w:val="af1"/>
        <w:numPr>
          <w:ilvl w:val="3"/>
          <w:numId w:val="21"/>
        </w:numPr>
        <w:ind w:firstLineChars="0"/>
      </w:pPr>
      <w:r>
        <w:rPr>
          <w:rFonts w:hint="eastAsia"/>
        </w:rPr>
        <w:t>赎回</w:t>
      </w:r>
      <w:r w:rsidR="00864CC4">
        <w:rPr>
          <w:rFonts w:hint="eastAsia"/>
        </w:rPr>
        <w:t>结果文件中，投资金额不一致，认为</w:t>
      </w:r>
      <w:r>
        <w:rPr>
          <w:rFonts w:hint="eastAsia"/>
        </w:rPr>
        <w:t>赎回</w:t>
      </w:r>
      <w:r w:rsidR="00864CC4">
        <w:rPr>
          <w:rFonts w:hint="eastAsia"/>
        </w:rPr>
        <w:t>失败，报警通知运营人员干预，如果</w:t>
      </w:r>
      <w:r w:rsidR="00864CC4">
        <w:rPr>
          <w:rFonts w:hint="eastAsia"/>
        </w:rPr>
        <w:t>TA</w:t>
      </w:r>
      <w:r w:rsidR="00864CC4">
        <w:rPr>
          <w:rFonts w:hint="eastAsia"/>
        </w:rPr>
        <w:t>中为成功，人工调整为失败</w:t>
      </w:r>
    </w:p>
    <w:p w:rsidR="000C5AC6" w:rsidRDefault="000C5AC6" w:rsidP="000C5AC6">
      <w:pPr>
        <w:pStyle w:val="4"/>
        <w:numPr>
          <w:ilvl w:val="2"/>
          <w:numId w:val="1"/>
        </w:numPr>
      </w:pPr>
      <w:r>
        <w:rPr>
          <w:rFonts w:hint="eastAsia"/>
        </w:rPr>
        <w:lastRenderedPageBreak/>
        <w:t>资金流</w:t>
      </w:r>
    </w:p>
    <w:p w:rsidR="000C5AC6" w:rsidRDefault="001217F7" w:rsidP="000C5AC6">
      <w:r>
        <w:rPr>
          <w:noProof/>
        </w:rPr>
        <w:drawing>
          <wp:inline distT="0" distB="0" distL="0" distR="0" wp14:anchorId="5509524A" wp14:editId="55A94D9E">
            <wp:extent cx="5486400" cy="7494270"/>
            <wp:effectExtent l="0" t="0" r="0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F7" w:rsidRDefault="001217F7" w:rsidP="001217F7">
      <w:pPr>
        <w:spacing w:line="48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注：蓝色虚线为虚拟资金流，红色线条为实际资金流</w:t>
      </w:r>
      <w:r>
        <w:rPr>
          <w:sz w:val="18"/>
          <w:szCs w:val="18"/>
        </w:rPr>
        <w:t>.</w:t>
      </w:r>
    </w:p>
    <w:p w:rsidR="001217F7" w:rsidRPr="001217F7" w:rsidRDefault="001217F7" w:rsidP="000C5AC6"/>
    <w:p w:rsidR="00561727" w:rsidRDefault="00561727" w:rsidP="000C5AC6">
      <w:pPr>
        <w:pStyle w:val="4"/>
        <w:numPr>
          <w:ilvl w:val="2"/>
          <w:numId w:val="1"/>
        </w:numPr>
      </w:pPr>
      <w:r>
        <w:rPr>
          <w:rFonts w:hint="eastAsia"/>
        </w:rPr>
        <w:lastRenderedPageBreak/>
        <w:t>产品状态</w:t>
      </w:r>
    </w:p>
    <w:p w:rsidR="00561727" w:rsidRDefault="00643D72" w:rsidP="00AB7B6E">
      <w:pPr>
        <w:ind w:left="420"/>
      </w:pPr>
      <w:r>
        <w:rPr>
          <w:noProof/>
        </w:rPr>
        <w:drawing>
          <wp:inline distT="0" distB="0" distL="0" distR="0">
            <wp:extent cx="5486400" cy="56769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EB2" w:rsidRDefault="00A7371A" w:rsidP="00AB7B6E">
      <w:pPr>
        <w:ind w:left="420"/>
      </w:pPr>
      <w:r>
        <w:rPr>
          <w:rFonts w:hint="eastAsia"/>
        </w:rPr>
        <w:t>无锁期产品无限额，有锁期</w:t>
      </w:r>
      <w:r w:rsidR="00F605AA" w:rsidRPr="00F605AA">
        <w:rPr>
          <w:rFonts w:hint="eastAsia"/>
        </w:rPr>
        <w:t>交易日限额是指</w:t>
      </w:r>
      <w:r w:rsidR="00F605AA" w:rsidRPr="00F605AA">
        <w:rPr>
          <w:rFonts w:hint="eastAsia"/>
        </w:rPr>
        <w:t>T-1</w:t>
      </w:r>
      <w:r w:rsidR="00F605AA" w:rsidRPr="00F605AA">
        <w:rPr>
          <w:rFonts w:hint="eastAsia"/>
        </w:rPr>
        <w:t>交易日</w:t>
      </w:r>
      <w:r w:rsidR="00F605AA" w:rsidRPr="00F605AA">
        <w:rPr>
          <w:rFonts w:hint="eastAsia"/>
        </w:rPr>
        <w:t>15</w:t>
      </w:r>
      <w:r w:rsidR="00F605AA" w:rsidRPr="00F605AA">
        <w:rPr>
          <w:rFonts w:hint="eastAsia"/>
        </w:rPr>
        <w:t>点至</w:t>
      </w:r>
      <w:r w:rsidR="00F605AA" w:rsidRPr="00F605AA">
        <w:rPr>
          <w:rFonts w:hint="eastAsia"/>
        </w:rPr>
        <w:t>T</w:t>
      </w:r>
      <w:r w:rsidR="00F605AA" w:rsidRPr="00F605AA">
        <w:rPr>
          <w:rFonts w:hint="eastAsia"/>
        </w:rPr>
        <w:t>交易日</w:t>
      </w:r>
      <w:r w:rsidR="00F605AA" w:rsidRPr="00F605AA">
        <w:rPr>
          <w:rFonts w:hint="eastAsia"/>
        </w:rPr>
        <w:t>15</w:t>
      </w:r>
      <w:r w:rsidR="00F605AA" w:rsidRPr="00F605AA">
        <w:rPr>
          <w:rFonts w:hint="eastAsia"/>
        </w:rPr>
        <w:t>点，当超过限额时需要暂停</w:t>
      </w:r>
      <w:r w:rsidR="001963B6">
        <w:rPr>
          <w:rFonts w:hint="eastAsia"/>
        </w:rPr>
        <w:t>投资</w:t>
      </w:r>
      <w:r w:rsidR="00F605AA" w:rsidRPr="00F605AA">
        <w:rPr>
          <w:rFonts w:hint="eastAsia"/>
        </w:rPr>
        <w:t>，</w:t>
      </w:r>
      <w:r>
        <w:rPr>
          <w:rFonts w:hint="eastAsia"/>
        </w:rPr>
        <w:t>对应档次的定期产品额满或者额度时效时不可购买</w:t>
      </w:r>
      <w:r w:rsidR="00F605AA" w:rsidRPr="00F605AA">
        <w:rPr>
          <w:rFonts w:hint="eastAsia"/>
        </w:rPr>
        <w:t>，</w:t>
      </w:r>
      <w:r>
        <w:rPr>
          <w:rFonts w:hint="eastAsia"/>
        </w:rPr>
        <w:t>当</w:t>
      </w:r>
      <w:r>
        <w:rPr>
          <w:rFonts w:hint="eastAsia"/>
        </w:rPr>
        <w:t>TA</w:t>
      </w:r>
      <w:r>
        <w:rPr>
          <w:rFonts w:hint="eastAsia"/>
        </w:rPr>
        <w:t>推送额度之后，对应档次额度产品重新可以购买</w:t>
      </w:r>
      <w:r w:rsidR="00F605AA" w:rsidRPr="00F605AA">
        <w:rPr>
          <w:rFonts w:hint="eastAsia"/>
        </w:rPr>
        <w:t>。</w:t>
      </w:r>
    </w:p>
    <w:p w:rsidR="00FF14ED" w:rsidRPr="003F2B86" w:rsidRDefault="00FF14ED" w:rsidP="00AB7B6E">
      <w:pPr>
        <w:ind w:left="420"/>
      </w:pPr>
      <w:r>
        <w:rPr>
          <w:rFonts w:hint="eastAsia"/>
        </w:rPr>
        <w:t>已下架：下架后不再上架</w:t>
      </w:r>
    </w:p>
    <w:p w:rsidR="007C10EB" w:rsidRPr="003D5105" w:rsidRDefault="00101265" w:rsidP="00705673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0" w:name="_Toc42177708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页面</w:t>
      </w:r>
      <w:r w:rsidR="00DA793D" w:rsidRPr="003D5105">
        <w:rPr>
          <w:rFonts w:ascii="微软雅黑" w:eastAsia="微软雅黑" w:hAnsi="微软雅黑" w:hint="eastAsia"/>
          <w:b w:val="0"/>
          <w:szCs w:val="21"/>
          <w:lang w:eastAsia="zh-TW"/>
        </w:rPr>
        <w:t>模块</w:t>
      </w:r>
      <w:r w:rsidR="003F6762" w:rsidRPr="003D5105">
        <w:rPr>
          <w:rFonts w:ascii="微软雅黑" w:eastAsia="微软雅黑" w:hAnsi="微软雅黑" w:hint="eastAsia"/>
          <w:b w:val="0"/>
          <w:szCs w:val="21"/>
          <w:lang w:eastAsia="zh-TW"/>
        </w:rPr>
        <w:t>说明</w:t>
      </w:r>
      <w:bookmarkEnd w:id="20"/>
    </w:p>
    <w:p w:rsidR="000954DF" w:rsidRPr="003D5105" w:rsidRDefault="000954DF" w:rsidP="00705673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1" w:name="_Toc42177708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CC0802">
        <w:rPr>
          <w:rFonts w:ascii="微软雅黑" w:eastAsia="微软雅黑" w:hAnsi="微软雅黑" w:hint="eastAsia"/>
          <w:b w:val="0"/>
          <w:szCs w:val="21"/>
        </w:rPr>
        <w:t>1.1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C631AA">
        <w:rPr>
          <w:rFonts w:ascii="微软雅黑" w:eastAsia="微软雅黑" w:hAnsi="微软雅黑" w:hint="eastAsia"/>
          <w:b w:val="0"/>
          <w:szCs w:val="21"/>
        </w:rPr>
        <w:t>产品录入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21"/>
    </w:p>
    <w:p w:rsidR="00A13F87" w:rsidRPr="00042EA4" w:rsidRDefault="00A13F87" w:rsidP="003F48B1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947"/>
        <w:gridCol w:w="7079"/>
      </w:tblGrid>
      <w:tr w:rsidR="00DA793D">
        <w:tc>
          <w:tcPr>
            <w:tcW w:w="9026" w:type="dxa"/>
            <w:gridSpan w:val="2"/>
          </w:tcPr>
          <w:p w:rsidR="00C50A93" w:rsidRDefault="00C631AA" w:rsidP="001422E9">
            <w:pPr>
              <w:numPr>
                <w:ilvl w:val="1"/>
                <w:numId w:val="3"/>
              </w:num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lastRenderedPageBreak/>
              <w:t>产品查询</w:t>
            </w:r>
          </w:p>
          <w:p w:rsidR="00C50A93" w:rsidRPr="00101265" w:rsidRDefault="00C50A93" w:rsidP="00C50A93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C16A9F" w:rsidTr="008B34D1">
        <w:tc>
          <w:tcPr>
            <w:tcW w:w="1947" w:type="dxa"/>
          </w:tcPr>
          <w:p w:rsidR="00C16A9F" w:rsidRDefault="00C16A9F" w:rsidP="00DA793D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7079" w:type="dxa"/>
          </w:tcPr>
          <w:p w:rsidR="00C16A9F" w:rsidRDefault="00C16A9F" w:rsidP="00DA793D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653AEA" w:rsidTr="008B34D1">
        <w:tc>
          <w:tcPr>
            <w:tcW w:w="1947" w:type="dxa"/>
          </w:tcPr>
          <w:p w:rsidR="00653AEA" w:rsidRDefault="00653AEA" w:rsidP="00DA793D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7079" w:type="dxa"/>
          </w:tcPr>
          <w:p w:rsidR="00653AEA" w:rsidRPr="00653AEA" w:rsidRDefault="00653AEA" w:rsidP="00DA793D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A793D" w:rsidTr="008B34D1">
        <w:tc>
          <w:tcPr>
            <w:tcW w:w="1947" w:type="dxa"/>
          </w:tcPr>
          <w:p w:rsidR="00DA793D" w:rsidRPr="000B4091" w:rsidRDefault="00FC40A5" w:rsidP="00DA793D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</w:t>
            </w:r>
            <w:r w:rsidR="000B4091"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说明</w:t>
            </w:r>
          </w:p>
        </w:tc>
        <w:tc>
          <w:tcPr>
            <w:tcW w:w="7079" w:type="dxa"/>
          </w:tcPr>
          <w:p w:rsidR="009C346E" w:rsidRDefault="00C631AA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1、产品查询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11"/>
              <w:gridCol w:w="1365"/>
              <w:gridCol w:w="3544"/>
            </w:tblGrid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字段名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类型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备注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产品类型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下拉框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新增“</w:t>
                  </w:r>
                  <w:r w:rsidR="003725A1">
                    <w:rPr>
                      <w:rFonts w:ascii="宋体" w:hAnsi="宋体" w:hint="eastAsia"/>
                      <w:sz w:val="20"/>
                      <w:szCs w:val="20"/>
                    </w:rPr>
                    <w:t>阶梯收益</w:t>
                  </w: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”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产品名称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输入框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产品编号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输入框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产品状态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下拉框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全部、已保存、已打回、审核通过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创建开始时间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时间控件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默认为空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创建结束时间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时间控件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默认系统当日</w:t>
                  </w:r>
                </w:p>
              </w:tc>
            </w:tr>
          </w:tbl>
          <w:p w:rsidR="00C631AA" w:rsidRDefault="00C631AA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2、产品单笔新增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35"/>
              <w:gridCol w:w="850"/>
              <w:gridCol w:w="3402"/>
            </w:tblGrid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字段名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类型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备注</w:t>
                  </w:r>
                </w:p>
              </w:tc>
            </w:tr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8B34D1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产品名称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8B34D1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起投金额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必填，整数，保留到个位</w:t>
                  </w:r>
                </w:p>
              </w:tc>
            </w:tr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8B34D1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递增金额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必填，整数，保留到个位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</w:tr>
            <w:tr w:rsidR="003B274C" w:rsidRPr="00C632AA" w:rsidTr="003B274C">
              <w:tc>
                <w:tcPr>
                  <w:tcW w:w="2235" w:type="dxa"/>
                  <w:shd w:val="clear" w:color="auto" w:fill="auto"/>
                </w:tcPr>
                <w:p w:rsidR="003B274C" w:rsidRPr="00C632AA" w:rsidRDefault="003B274C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协议编号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3B274C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3B274C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受托人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0F5F88" w:rsidRPr="00C632AA" w:rsidRDefault="00BE1FDB" w:rsidP="00D14E76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</w:t>
                  </w:r>
                  <w:r w:rsidR="000F5F88">
                    <w:rPr>
                      <w:rFonts w:ascii="宋体" w:hAnsi="宋体" w:hint="eastAsia"/>
                      <w:sz w:val="20"/>
                      <w:szCs w:val="20"/>
                    </w:rPr>
                    <w:t>需要支持搜索功能，搜索虚拟户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D14E76">
                    <w:rPr>
                      <w:rFonts w:ascii="宋体" w:hAnsi="宋体" w:hint="eastAsia"/>
                      <w:sz w:val="20"/>
                      <w:szCs w:val="20"/>
                    </w:rPr>
                    <w:t>投资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户</w:t>
                  </w:r>
                </w:p>
              </w:tc>
            </w:tr>
            <w:tr w:rsidR="000F5F88" w:rsidRPr="00C632AA" w:rsidTr="003B274C">
              <w:tc>
                <w:tcPr>
                  <w:tcW w:w="2235" w:type="dxa"/>
                  <w:shd w:val="clear" w:color="auto" w:fill="auto"/>
                </w:tcPr>
                <w:p w:rsidR="000F5F88" w:rsidRPr="00C632AA" w:rsidRDefault="000F5F88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还款人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0F5F88" w:rsidRDefault="000F5F88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0F5F88" w:rsidRPr="00C632AA" w:rsidRDefault="000F5F88" w:rsidP="00D14E76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必填，需要支持搜索功能，搜索虚拟户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D14E76">
                    <w:rPr>
                      <w:rFonts w:ascii="宋体" w:hAnsi="宋体" w:hint="eastAsia"/>
                      <w:sz w:val="20"/>
                      <w:szCs w:val="20"/>
                    </w:rPr>
                    <w:t>提取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户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发行机构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托管机构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定向委托投资标的名称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定向委托投资标的类型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8A6EED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Lfex</w:t>
                  </w:r>
                  <w:r w:rsidR="00BE1FDB">
                    <w:rPr>
                      <w:rFonts w:ascii="宋体" w:hAnsi="宋体" w:hint="eastAsia"/>
                      <w:sz w:val="20"/>
                      <w:szCs w:val="20"/>
                    </w:rPr>
                    <w:t>产品代码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C91920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</w:t>
                  </w:r>
                  <w:r w:rsidR="00D76461">
                    <w:rPr>
                      <w:rFonts w:ascii="宋体" w:hAnsi="宋体" w:hint="eastAsia"/>
                      <w:sz w:val="20"/>
                      <w:szCs w:val="20"/>
                    </w:rPr>
                    <w:t>小于</w:t>
                  </w:r>
                  <w:r w:rsidR="00C91920">
                    <w:rPr>
                      <w:rFonts w:ascii="宋体" w:hAnsi="宋体" w:hint="eastAsia"/>
                      <w:sz w:val="20"/>
                      <w:szCs w:val="20"/>
                    </w:rPr>
                    <w:t>10</w:t>
                  </w:r>
                  <w:r>
                    <w:rPr>
                      <w:rFonts w:ascii="宋体" w:hAnsi="宋体" w:hint="eastAsia"/>
                      <w:sz w:val="20"/>
                      <w:szCs w:val="20"/>
                    </w:rPr>
                    <w:t>位字符</w:t>
                  </w:r>
                </w:p>
              </w:tc>
            </w:tr>
            <w:tr w:rsidR="00BE1FDB" w:rsidRPr="00AE18FC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D60D5F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收益方式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D60D5F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下拉框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AE18FC" w:rsidRDefault="00AE18FC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必填，只有一个选项</w:t>
                  </w:r>
                </w:p>
                <w:p w:rsidR="00BE1FDB" w:rsidRPr="00C632AA" w:rsidRDefault="00AE18FC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“</w:t>
                  </w:r>
                  <w:r w:rsidRPr="00AE18FC">
                    <w:rPr>
                      <w:rFonts w:ascii="宋体" w:hAnsi="宋体" w:hint="eastAsia"/>
                      <w:sz w:val="20"/>
                      <w:szCs w:val="20"/>
                    </w:rPr>
                    <w:t>每日计息，随时提取</w:t>
                  </w:r>
                  <w:r>
                    <w:rPr>
                      <w:rFonts w:ascii="宋体" w:hAnsi="宋体" w:hint="eastAsia"/>
                      <w:sz w:val="20"/>
                      <w:szCs w:val="20"/>
                    </w:rPr>
                    <w:t>”</w:t>
                  </w:r>
                </w:p>
              </w:tc>
            </w:tr>
            <w:tr w:rsidR="002D2BBF" w:rsidRPr="00AE18FC" w:rsidTr="003B274C">
              <w:tc>
                <w:tcPr>
                  <w:tcW w:w="2235" w:type="dxa"/>
                  <w:shd w:val="clear" w:color="auto" w:fill="auto"/>
                </w:tcPr>
                <w:p w:rsidR="002D2BBF" w:rsidRPr="002F3A34" w:rsidRDefault="002F3A34" w:rsidP="002F3A34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2F3A34">
                    <w:rPr>
                      <w:rFonts w:ascii="宋体" w:hAnsi="宋体" w:hint="eastAsia"/>
                      <w:sz w:val="20"/>
                      <w:szCs w:val="20"/>
                    </w:rPr>
                    <w:t>全额赎回比例上限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D2BBF" w:rsidRDefault="007406E1" w:rsidP="002F3A34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必填，小于100，保留2为小数</w:t>
                  </w:r>
                </w:p>
              </w:tc>
            </w:tr>
            <w:tr w:rsidR="002D2BBF" w:rsidRPr="00AE18FC" w:rsidTr="003B274C">
              <w:tc>
                <w:tcPr>
                  <w:tcW w:w="2235" w:type="dxa"/>
                  <w:shd w:val="clear" w:color="auto" w:fill="auto"/>
                </w:tcPr>
                <w:p w:rsidR="002D2BBF" w:rsidRDefault="002F3A34" w:rsidP="002F3A34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2F3A34">
                    <w:rPr>
                      <w:rFonts w:ascii="宋体" w:hAnsi="宋体" w:hint="eastAsia"/>
                      <w:sz w:val="20"/>
                      <w:szCs w:val="20"/>
                    </w:rPr>
                    <w:t>部分赎回比例上限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D2BBF" w:rsidRPr="002F3A34" w:rsidRDefault="007406E1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必填，小于100，保留2为小数</w:t>
                  </w:r>
                </w:p>
              </w:tc>
            </w:tr>
            <w:tr w:rsidR="002D2BBF" w:rsidRPr="00AE18FC" w:rsidTr="003B274C">
              <w:tc>
                <w:tcPr>
                  <w:tcW w:w="2235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2F3A34">
                    <w:rPr>
                      <w:rFonts w:ascii="宋体" w:hAnsi="宋体" w:hint="eastAsia"/>
                      <w:sz w:val="20"/>
                      <w:szCs w:val="20"/>
                    </w:rPr>
                    <w:t>单日赎回上限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D2BBF" w:rsidRDefault="00BD71D3" w:rsidP="00BD71D3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</w:t>
                  </w:r>
                  <w:r w:rsidR="002F3A34" w:rsidRPr="002F3A34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正整数</w:t>
                  </w:r>
                  <w:r w:rsidR="00F34056">
                    <w:rPr>
                      <w:rFonts w:ascii="宋体" w:hAnsi="宋体" w:hint="eastAsia"/>
                      <w:sz w:val="20"/>
                      <w:szCs w:val="20"/>
                    </w:rPr>
                    <w:t>，最大8位</w:t>
                  </w:r>
                </w:p>
              </w:tc>
            </w:tr>
            <w:tr w:rsidR="000E7D42" w:rsidRPr="00AE18FC" w:rsidTr="003B274C">
              <w:tc>
                <w:tcPr>
                  <w:tcW w:w="2235" w:type="dxa"/>
                  <w:shd w:val="clear" w:color="auto" w:fill="auto"/>
                </w:tcPr>
                <w:p w:rsidR="000E7D42" w:rsidRPr="000E7D42" w:rsidRDefault="000E7D42" w:rsidP="00BE1FDB">
                  <w:pPr>
                    <w:rPr>
                      <w:rFonts w:ascii="宋体" w:hAnsi="宋体"/>
                      <w:sz w:val="20"/>
                      <w:szCs w:val="20"/>
                      <w:highlight w:val="yellow"/>
                    </w:rPr>
                  </w:pPr>
                  <w:r w:rsidRPr="000E7D42">
                    <w:rPr>
                      <w:rFonts w:ascii="宋体" w:hAnsi="宋体" w:hint="eastAsia"/>
                      <w:sz w:val="20"/>
                      <w:szCs w:val="20"/>
                      <w:highlight w:val="yellow"/>
                    </w:rPr>
                    <w:t>锁定期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0E7D42" w:rsidRPr="000E7D42" w:rsidRDefault="000E7D42" w:rsidP="00BE1FDB">
                  <w:pPr>
                    <w:rPr>
                      <w:rFonts w:ascii="宋体" w:hAnsi="宋体"/>
                      <w:sz w:val="20"/>
                      <w:szCs w:val="20"/>
                      <w:highlight w:val="yellow"/>
                    </w:rPr>
                  </w:pPr>
                  <w:r w:rsidRPr="000E7D42">
                    <w:rPr>
                      <w:rFonts w:ascii="宋体" w:hAnsi="宋体" w:hint="eastAsia"/>
                      <w:sz w:val="20"/>
                      <w:szCs w:val="20"/>
                      <w:highlight w:val="yellow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0E7D42" w:rsidRPr="000E7D42" w:rsidRDefault="000E7D42" w:rsidP="00BD71D3">
                  <w:pPr>
                    <w:rPr>
                      <w:rFonts w:ascii="宋体" w:hAnsi="宋体"/>
                      <w:sz w:val="20"/>
                      <w:szCs w:val="20"/>
                      <w:highlight w:val="yellow"/>
                    </w:rPr>
                  </w:pPr>
                  <w:r w:rsidRPr="000E7D42">
                    <w:rPr>
                      <w:rFonts w:ascii="宋体" w:hAnsi="宋体" w:hint="eastAsia"/>
                      <w:sz w:val="20"/>
                      <w:szCs w:val="20"/>
                      <w:highlight w:val="yellow"/>
                    </w:rPr>
                    <w:t>必填，正整数，最大3位</w:t>
                  </w:r>
                </w:p>
              </w:tc>
            </w:tr>
          </w:tbl>
          <w:p w:rsidR="0022735A" w:rsidRDefault="0022735A" w:rsidP="00200169">
            <w:pPr>
              <w:rPr>
                <w:rFonts w:ascii="宋体" w:hAnsi="宋体"/>
                <w:sz w:val="20"/>
                <w:szCs w:val="20"/>
              </w:rPr>
            </w:pPr>
          </w:p>
          <w:p w:rsidR="00CA1358" w:rsidRDefault="00CA1358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3、</w:t>
            </w:r>
            <w:r w:rsidRPr="00CA1358">
              <w:rPr>
                <w:rFonts w:ascii="宋体" w:hAnsi="宋体" w:hint="eastAsia"/>
                <w:sz w:val="20"/>
                <w:szCs w:val="20"/>
              </w:rPr>
              <w:t>产品合同</w:t>
            </w:r>
          </w:p>
          <w:p w:rsidR="00A00351" w:rsidRPr="00CA1358" w:rsidRDefault="00A00351" w:rsidP="00200169">
            <w:pPr>
              <w:rPr>
                <w:rFonts w:ascii="宋体" w:hAnsi="宋体"/>
                <w:sz w:val="20"/>
                <w:szCs w:val="20"/>
              </w:rPr>
            </w:pPr>
            <w:r w:rsidRPr="00A00351">
              <w:rPr>
                <w:rFonts w:ascii="宋体" w:hAnsi="宋体" w:hint="eastAsia"/>
                <w:sz w:val="20"/>
                <w:szCs w:val="20"/>
                <w:highlight w:val="yellow"/>
              </w:rPr>
              <w:t>采用标准加挂流程进行加挂</w:t>
            </w:r>
          </w:p>
          <w:p w:rsidR="00CA1358" w:rsidRDefault="00CA1358" w:rsidP="00200169">
            <w:pPr>
              <w:rPr>
                <w:rFonts w:ascii="宋体" w:hAnsi="宋体"/>
                <w:sz w:val="20"/>
                <w:szCs w:val="20"/>
              </w:rPr>
            </w:pPr>
            <w:r w:rsidRPr="00A7371A">
              <w:rPr>
                <w:rFonts w:ascii="宋体" w:hAnsi="宋体" w:hint="eastAsia"/>
                <w:sz w:val="20"/>
                <w:szCs w:val="20"/>
                <w:highlight w:val="yellow"/>
              </w:rPr>
              <w:t>《定向委托投资管理协议》、</w:t>
            </w:r>
            <w:r w:rsidRPr="00CA1358">
              <w:rPr>
                <w:rFonts w:ascii="宋体" w:hAnsi="宋体" w:hint="eastAsia"/>
                <w:sz w:val="20"/>
                <w:szCs w:val="20"/>
                <w:highlight w:val="yellow"/>
              </w:rPr>
              <w:t>《风险提示》</w:t>
            </w:r>
            <w:r w:rsidR="007B4164" w:rsidRPr="007B4164">
              <w:rPr>
                <w:rFonts w:ascii="宋体" w:hAnsi="宋体" w:hint="eastAsia"/>
                <w:sz w:val="20"/>
                <w:szCs w:val="20"/>
                <w:highlight w:val="yellow"/>
              </w:rPr>
              <w:t>、《项目介绍》</w:t>
            </w:r>
          </w:p>
          <w:p w:rsidR="00CA1358" w:rsidRPr="0022735A" w:rsidRDefault="00CA1358" w:rsidP="00200169">
            <w:pPr>
              <w:rPr>
                <w:rFonts w:ascii="宋体" w:hAnsi="宋体"/>
                <w:sz w:val="20"/>
                <w:szCs w:val="20"/>
              </w:rPr>
            </w:pPr>
          </w:p>
          <w:p w:rsidR="00C631AA" w:rsidRDefault="00CA1358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</w:t>
            </w:r>
            <w:r w:rsidR="00C631AA">
              <w:rPr>
                <w:rFonts w:ascii="宋体" w:hAnsi="宋体" w:hint="eastAsia"/>
                <w:sz w:val="20"/>
                <w:szCs w:val="20"/>
              </w:rPr>
              <w:t>、产品审核</w:t>
            </w:r>
          </w:p>
          <w:p w:rsidR="00F66875" w:rsidRPr="00F66875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t xml:space="preserve">    审核通过：产品审核通过，进入待上架状态（审核通过后产品名称需做唯一性校验）</w:t>
            </w:r>
          </w:p>
          <w:p w:rsidR="00F66875" w:rsidRPr="00F66875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lastRenderedPageBreak/>
              <w:t>注：触发合同及单品页部分线上模板关联且生成对应文档（参考当P2P2模板加挂+审核通过环节交互）。</w:t>
            </w:r>
          </w:p>
          <w:p w:rsidR="00F66875" w:rsidRPr="00F66875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t xml:space="preserve">    打回：产品打回经办阶段进行修改。</w:t>
            </w:r>
          </w:p>
          <w:p w:rsidR="00F66875" w:rsidRPr="00C631AA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t xml:space="preserve">    拒绝：产品生命周期结束。</w:t>
            </w:r>
          </w:p>
        </w:tc>
      </w:tr>
      <w:tr w:rsidR="009D64EA" w:rsidTr="008B34D1">
        <w:tc>
          <w:tcPr>
            <w:tcW w:w="1947" w:type="dxa"/>
          </w:tcPr>
          <w:p w:rsidR="009D64EA" w:rsidRPr="00653AEA" w:rsidRDefault="00A13F87" w:rsidP="00DA793D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lastRenderedPageBreak/>
              <w:t>操作的变化</w:t>
            </w:r>
          </w:p>
        </w:tc>
        <w:tc>
          <w:tcPr>
            <w:tcW w:w="7079" w:type="dxa"/>
          </w:tcPr>
          <w:p w:rsidR="00653AEA" w:rsidRPr="00A13F87" w:rsidRDefault="00653AEA" w:rsidP="000124C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653AEA" w:rsidTr="008B34D1">
        <w:tc>
          <w:tcPr>
            <w:tcW w:w="1947" w:type="dxa"/>
          </w:tcPr>
          <w:p w:rsidR="00653AEA" w:rsidRDefault="00653AEA" w:rsidP="001422E9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7079" w:type="dxa"/>
          </w:tcPr>
          <w:p w:rsidR="00653AEA" w:rsidRPr="009D64EA" w:rsidRDefault="00653AEA" w:rsidP="00C864DB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9F4BD7" w:rsidRPr="003D5105" w:rsidRDefault="009F4BD7" w:rsidP="0070567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2" w:name="_Toc421777090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</w:t>
      </w:r>
      <w:r w:rsidR="000426F6" w:rsidRPr="003D5105">
        <w:rPr>
          <w:rFonts w:ascii="微软雅黑" w:eastAsia="微软雅黑" w:hAnsi="微软雅黑" w:hint="eastAsia"/>
          <w:b w:val="0"/>
          <w:szCs w:val="21"/>
          <w:lang w:eastAsia="zh-TW"/>
        </w:rPr>
        <w:t>mockup</w:t>
      </w:r>
      <w:bookmarkEnd w:id="22"/>
    </w:p>
    <w:p w:rsidR="00A37511" w:rsidRDefault="00A37511" w:rsidP="00C40126"/>
    <w:p w:rsidR="00074B52" w:rsidRPr="003D5105" w:rsidRDefault="00074B52" w:rsidP="0070567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3" w:name="_Toc421777091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</w:t>
      </w:r>
      <w:r w:rsidR="000426F6" w:rsidRPr="003D5105">
        <w:rPr>
          <w:rFonts w:ascii="微软雅黑" w:eastAsia="微软雅黑" w:hAnsi="微软雅黑" w:hint="eastAsia"/>
          <w:b w:val="0"/>
          <w:szCs w:val="21"/>
          <w:lang w:eastAsia="zh-TW"/>
        </w:rPr>
        <w:t>出错</w:t>
      </w:r>
      <w:r w:rsidR="000426F6"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23"/>
    </w:p>
    <w:p w:rsidR="000426F6" w:rsidRPr="000426F6" w:rsidRDefault="000426F6" w:rsidP="000426F6"/>
    <w:p w:rsidR="00664D33" w:rsidRPr="003D5105" w:rsidRDefault="00664D33" w:rsidP="00664D33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4" w:name="_Toc421777092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1.</w:t>
      </w:r>
      <w:r w:rsidR="00DB6BC3">
        <w:rPr>
          <w:rFonts w:ascii="微软雅黑" w:eastAsia="微软雅黑" w:hAnsi="微软雅黑" w:hint="eastAsia"/>
          <w:b w:val="0"/>
          <w:szCs w:val="21"/>
        </w:rPr>
        <w:t>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B2373B">
        <w:rPr>
          <w:rFonts w:ascii="微软雅黑" w:eastAsia="微软雅黑" w:hAnsi="微软雅黑" w:hint="eastAsia"/>
          <w:b w:val="0"/>
          <w:szCs w:val="21"/>
        </w:rPr>
        <w:t>上下架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24"/>
    </w:p>
    <w:p w:rsidR="00664D33" w:rsidRPr="00042EA4" w:rsidRDefault="00664D33" w:rsidP="00664D33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664D33" w:rsidTr="003F2B86">
        <w:tc>
          <w:tcPr>
            <w:tcW w:w="9026" w:type="dxa"/>
            <w:gridSpan w:val="2"/>
          </w:tcPr>
          <w:p w:rsidR="00664D33" w:rsidRDefault="00DE294E" w:rsidP="003F2B86">
            <w:pPr>
              <w:numPr>
                <w:ilvl w:val="1"/>
                <w:numId w:val="3"/>
              </w:num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>上下架</w:t>
            </w:r>
          </w:p>
          <w:p w:rsidR="00664D33" w:rsidRPr="00101265" w:rsidRDefault="00664D33" w:rsidP="003F2B86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664D33" w:rsidRDefault="00664D33" w:rsidP="003F2B86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664D33" w:rsidRPr="00653AEA" w:rsidRDefault="00664D33" w:rsidP="003F2B86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664D33" w:rsidRPr="00200169" w:rsidTr="003F2B86">
        <w:tc>
          <w:tcPr>
            <w:tcW w:w="2156" w:type="dxa"/>
          </w:tcPr>
          <w:p w:rsidR="00664D33" w:rsidRPr="000B4091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12406E" w:rsidRPr="0012406E" w:rsidRDefault="0012406E" w:rsidP="0012406E">
            <w:pPr>
              <w:rPr>
                <w:rFonts w:ascii="宋体" w:hAnsi="宋体"/>
                <w:sz w:val="20"/>
                <w:szCs w:val="20"/>
              </w:rPr>
            </w:pPr>
            <w:r w:rsidRPr="0012406E">
              <w:rPr>
                <w:rFonts w:ascii="宋体" w:hAnsi="宋体" w:hint="eastAsia"/>
                <w:sz w:val="20"/>
                <w:szCs w:val="20"/>
              </w:rPr>
              <w:t>1、产品上架支持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产品，可设置预览时间，</w:t>
            </w:r>
          </w:p>
          <w:p w:rsidR="001C1A43" w:rsidRDefault="0012406E" w:rsidP="00713E5F">
            <w:pPr>
              <w:rPr>
                <w:rFonts w:ascii="宋体" w:hAnsi="宋体" w:hint="eastAsia"/>
                <w:sz w:val="20"/>
                <w:szCs w:val="20"/>
              </w:rPr>
            </w:pPr>
            <w:r w:rsidRPr="0012406E">
              <w:rPr>
                <w:rFonts w:ascii="宋体" w:hAnsi="宋体" w:hint="eastAsia"/>
                <w:sz w:val="20"/>
                <w:szCs w:val="20"/>
              </w:rPr>
              <w:t>2、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产品支持</w:t>
            </w:r>
            <w:r w:rsidR="00012D26">
              <w:rPr>
                <w:rFonts w:ascii="宋体" w:hAnsi="宋体" w:hint="eastAsia"/>
                <w:sz w:val="20"/>
                <w:szCs w:val="20"/>
              </w:rPr>
              <w:t>强制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下架</w:t>
            </w:r>
          </w:p>
          <w:p w:rsidR="00200169" w:rsidRPr="003F2B86" w:rsidRDefault="001C1A43" w:rsidP="00713E5F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  <w:r w:rsidR="00F1007D">
              <w:rPr>
                <w:rFonts w:ascii="宋体" w:hAnsi="宋体" w:hint="eastAsia"/>
                <w:sz w:val="20"/>
                <w:szCs w:val="20"/>
              </w:rPr>
              <w:t>、</w:t>
            </w:r>
            <w:r w:rsidR="0012406E" w:rsidRPr="0012406E">
              <w:rPr>
                <w:rFonts w:ascii="宋体" w:hAnsi="宋体" w:hint="eastAsia"/>
                <w:sz w:val="20"/>
                <w:szCs w:val="20"/>
              </w:rPr>
              <w:t>支持特定人组</w:t>
            </w:r>
          </w:p>
        </w:tc>
      </w:tr>
      <w:tr w:rsidR="00664D33" w:rsidTr="003F2B86">
        <w:tc>
          <w:tcPr>
            <w:tcW w:w="2156" w:type="dxa"/>
          </w:tcPr>
          <w:p w:rsidR="00664D33" w:rsidRPr="00653AEA" w:rsidRDefault="00664D33" w:rsidP="003F2B86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664D33" w:rsidRPr="00A13F87" w:rsidRDefault="00664D33" w:rsidP="003F2B86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664D33" w:rsidRPr="009D64EA" w:rsidRDefault="00664D33" w:rsidP="00DE1EB1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664D33" w:rsidRPr="003D5105" w:rsidRDefault="00664D33" w:rsidP="00664D3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5" w:name="_Toc42177709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25"/>
    </w:p>
    <w:p w:rsidR="00664D33" w:rsidRDefault="00664D33" w:rsidP="00664D33"/>
    <w:p w:rsidR="00664D33" w:rsidRPr="003D5105" w:rsidRDefault="00664D33" w:rsidP="00664D3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6" w:name="_Toc421777094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26"/>
    </w:p>
    <w:p w:rsidR="00664D33" w:rsidRPr="000426F6" w:rsidRDefault="00664D33" w:rsidP="00664D33"/>
    <w:p w:rsidR="00664D33" w:rsidRPr="003D5105" w:rsidRDefault="00664D33" w:rsidP="00664D33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7" w:name="_Toc421777095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&lt; </w:t>
      </w:r>
      <w:r w:rsidR="0036476C">
        <w:rPr>
          <w:rFonts w:ascii="微软雅黑" w:eastAsia="微软雅黑" w:hAnsi="微软雅黑" w:hint="eastAsia"/>
          <w:b w:val="0"/>
          <w:szCs w:val="21"/>
        </w:rPr>
        <w:t>1</w:t>
      </w:r>
      <w:r>
        <w:rPr>
          <w:rFonts w:ascii="微软雅黑" w:eastAsia="微软雅黑" w:hAnsi="微软雅黑" w:hint="eastAsia"/>
          <w:b w:val="0"/>
          <w:szCs w:val="21"/>
        </w:rPr>
        <w:t>.</w:t>
      </w:r>
      <w:r w:rsidR="0036476C">
        <w:rPr>
          <w:rFonts w:ascii="微软雅黑" w:eastAsia="微软雅黑" w:hAnsi="微软雅黑" w:hint="eastAsia"/>
          <w:b w:val="0"/>
          <w:szCs w:val="21"/>
        </w:rPr>
        <w:t>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36476C">
        <w:rPr>
          <w:rFonts w:ascii="微软雅黑" w:eastAsia="微软雅黑" w:hAnsi="微软雅黑" w:hint="eastAsia"/>
          <w:b w:val="0"/>
          <w:szCs w:val="21"/>
        </w:rPr>
        <w:t>产品状态管理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27"/>
    </w:p>
    <w:p w:rsidR="00664D33" w:rsidRPr="00042EA4" w:rsidRDefault="00664D33" w:rsidP="00664D33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664D33" w:rsidTr="003F2B86">
        <w:tc>
          <w:tcPr>
            <w:tcW w:w="9026" w:type="dxa"/>
            <w:gridSpan w:val="2"/>
          </w:tcPr>
          <w:p w:rsidR="00664D33" w:rsidRDefault="00DE294E" w:rsidP="00DE294E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1.3 </w:t>
            </w:r>
            <w:r w:rsidR="007E38CF">
              <w:rPr>
                <w:rFonts w:cs="Arial" w:hint="eastAsia"/>
                <w:iCs/>
              </w:rPr>
              <w:t>产品状态管理</w:t>
            </w:r>
          </w:p>
          <w:p w:rsidR="00664D33" w:rsidRPr="00101265" w:rsidRDefault="00664D33" w:rsidP="003F2B86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664D33" w:rsidRDefault="00664D33" w:rsidP="003F2B86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664D33" w:rsidRPr="00653AEA" w:rsidRDefault="00664D33" w:rsidP="003F2B86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Pr="000B4091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758A2" w:rsidRDefault="00EF4296" w:rsidP="00AC3C23">
            <w:pPr>
              <w:rPr>
                <w:rFonts w:ascii="宋体" w:hAnsi="宋体"/>
                <w:sz w:val="20"/>
                <w:szCs w:val="20"/>
              </w:rPr>
            </w:pPr>
            <w:r w:rsidRPr="00EF4296">
              <w:rPr>
                <w:rFonts w:ascii="宋体" w:hAnsi="宋体" w:hint="eastAsia"/>
                <w:sz w:val="20"/>
                <w:szCs w:val="20"/>
              </w:rPr>
              <w:t>1</w:t>
            </w:r>
            <w:r w:rsidR="00AC3C23">
              <w:rPr>
                <w:rFonts w:ascii="宋体" w:hAnsi="宋体" w:hint="eastAsia"/>
                <w:sz w:val="20"/>
                <w:szCs w:val="20"/>
              </w:rPr>
              <w:t>、暂停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</w:p>
          <w:p w:rsidR="00AC3C23" w:rsidRPr="006D7037" w:rsidRDefault="00AC3C23" w:rsidP="00AC3C23">
            <w:pPr>
              <w:rPr>
                <w:rFonts w:ascii="宋体" w:hAnsi="宋体"/>
                <w:sz w:val="20"/>
                <w:szCs w:val="20"/>
              </w:rPr>
            </w:pPr>
            <w:r w:rsidRPr="006D7037">
              <w:rPr>
                <w:rFonts w:ascii="宋体" w:hAnsi="宋体" w:hint="eastAsia"/>
                <w:sz w:val="20"/>
                <w:szCs w:val="20"/>
              </w:rPr>
              <w:t>当产品状态为“已上架”时，可变更为“运营暂停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6D7037">
              <w:rPr>
                <w:rFonts w:ascii="宋体" w:hAnsi="宋体" w:hint="eastAsia"/>
                <w:sz w:val="20"/>
                <w:szCs w:val="20"/>
              </w:rPr>
              <w:t>”</w:t>
            </w:r>
            <w:r w:rsidR="00D9491A">
              <w:rPr>
                <w:rFonts w:ascii="宋体" w:hAnsi="宋体" w:hint="eastAsia"/>
                <w:sz w:val="20"/>
                <w:szCs w:val="20"/>
              </w:rPr>
              <w:t>；</w:t>
            </w:r>
          </w:p>
          <w:p w:rsidR="00AC3C23" w:rsidRDefault="00AC3C23" w:rsidP="00AC3C23">
            <w:pPr>
              <w:rPr>
                <w:rFonts w:ascii="宋体" w:hAnsi="宋体"/>
                <w:sz w:val="20"/>
                <w:szCs w:val="20"/>
              </w:rPr>
            </w:pPr>
            <w:r w:rsidRPr="006D7037">
              <w:rPr>
                <w:rFonts w:ascii="宋体" w:hAnsi="宋体" w:hint="eastAsia"/>
                <w:sz w:val="20"/>
                <w:szCs w:val="20"/>
              </w:rPr>
              <w:t>当</w:t>
            </w:r>
            <w:r w:rsidR="006D7037">
              <w:rPr>
                <w:rFonts w:ascii="宋体" w:hAnsi="宋体" w:hint="eastAsia"/>
                <w:sz w:val="20"/>
                <w:szCs w:val="20"/>
              </w:rPr>
              <w:t>产品</w:t>
            </w:r>
            <w:r w:rsidRPr="006D7037">
              <w:rPr>
                <w:rFonts w:ascii="宋体" w:hAnsi="宋体" w:hint="eastAsia"/>
                <w:sz w:val="20"/>
                <w:szCs w:val="20"/>
              </w:rPr>
              <w:t>状态为</w:t>
            </w:r>
            <w:r w:rsidR="006D7037">
              <w:rPr>
                <w:rFonts w:ascii="宋体" w:hAnsi="宋体" w:hint="eastAsia"/>
                <w:sz w:val="20"/>
                <w:szCs w:val="20"/>
              </w:rPr>
              <w:t>“</w:t>
            </w:r>
            <w:r w:rsidR="006D7037" w:rsidRPr="006D7037">
              <w:rPr>
                <w:rFonts w:ascii="宋体" w:hAnsi="宋体" w:hint="eastAsia"/>
                <w:sz w:val="20"/>
                <w:szCs w:val="20"/>
              </w:rPr>
              <w:t>运营暂停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6D7037">
              <w:rPr>
                <w:rFonts w:ascii="宋体" w:hAnsi="宋体" w:hint="eastAsia"/>
                <w:sz w:val="20"/>
                <w:szCs w:val="20"/>
              </w:rPr>
              <w:t>”时，可变更为“已上架”</w:t>
            </w:r>
            <w:r w:rsidR="00D9491A">
              <w:rPr>
                <w:rFonts w:ascii="宋体" w:hAnsi="宋体" w:hint="eastAsia"/>
                <w:sz w:val="20"/>
                <w:szCs w:val="20"/>
              </w:rPr>
              <w:t>。</w:t>
            </w:r>
          </w:p>
          <w:p w:rsidR="002F1BBA" w:rsidRPr="00A7371A" w:rsidRDefault="00BA14D3" w:rsidP="002F1BBA">
            <w:pPr>
              <w:rPr>
                <w:rFonts w:ascii="宋体" w:hAnsi="宋体"/>
                <w:sz w:val="20"/>
                <w:szCs w:val="20"/>
                <w:highlight w:val="yellow"/>
              </w:rPr>
            </w:pPr>
            <w:r w:rsidRPr="00A7371A">
              <w:rPr>
                <w:rFonts w:ascii="宋体" w:hAnsi="宋体" w:hint="eastAsia"/>
                <w:sz w:val="20"/>
                <w:szCs w:val="20"/>
                <w:highlight w:val="yellow"/>
              </w:rPr>
              <w:t>当定期产品的额度销售完，前端对应档次不可以勾选</w:t>
            </w:r>
          </w:p>
          <w:p w:rsidR="00BA14D3" w:rsidRPr="00BA14D3" w:rsidRDefault="00BA14D3" w:rsidP="002F1BBA">
            <w:pPr>
              <w:rPr>
                <w:rFonts w:ascii="宋体" w:hAnsi="宋体"/>
                <w:sz w:val="20"/>
                <w:szCs w:val="20"/>
              </w:rPr>
            </w:pPr>
            <w:r w:rsidRPr="00A7371A">
              <w:rPr>
                <w:rFonts w:ascii="宋体" w:hAnsi="宋体" w:hint="eastAsia"/>
                <w:sz w:val="20"/>
                <w:szCs w:val="20"/>
                <w:highlight w:val="yellow"/>
              </w:rPr>
              <w:t>后台处理TA推送的定期额度，按照到期日的先后顺序使用</w:t>
            </w:r>
          </w:p>
        </w:tc>
      </w:tr>
      <w:tr w:rsidR="00664D33" w:rsidTr="003F2B86">
        <w:tc>
          <w:tcPr>
            <w:tcW w:w="2156" w:type="dxa"/>
          </w:tcPr>
          <w:p w:rsidR="00664D33" w:rsidRPr="00653AEA" w:rsidRDefault="00664D33" w:rsidP="003F2B86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664D33" w:rsidRPr="00A13F87" w:rsidRDefault="00664D33" w:rsidP="003F2B86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664D33" w:rsidRPr="009D64EA" w:rsidRDefault="00664D33" w:rsidP="0025024C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664D33" w:rsidRPr="003D5105" w:rsidRDefault="00664D33" w:rsidP="00E52298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8" w:name="_Toc421777096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28"/>
    </w:p>
    <w:p w:rsidR="00664D33" w:rsidRDefault="00664D33" w:rsidP="00664D33"/>
    <w:p w:rsidR="00664D33" w:rsidRPr="003D5105" w:rsidRDefault="00664D33" w:rsidP="00E52298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9" w:name="_Toc421777097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29"/>
    </w:p>
    <w:p w:rsidR="00664D33" w:rsidRDefault="00664D33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0" w:name="_Toc42177709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2.1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首页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30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DC523B" w:rsidP="00C632AA">
            <w:pPr>
              <w:numPr>
                <w:ilvl w:val="1"/>
                <w:numId w:val="12"/>
              </w:numPr>
              <w:rPr>
                <w:rFonts w:eastAsia="PMingLiU" w:cs="Arial"/>
                <w:iCs/>
                <w:lang w:eastAsia="zh-TW"/>
              </w:rPr>
            </w:pPr>
            <w:r w:rsidRPr="00664D33">
              <w:rPr>
                <w:rFonts w:cs="Arial" w:hint="eastAsia"/>
                <w:iCs/>
              </w:rPr>
              <w:t>开户</w:t>
            </w:r>
          </w:p>
          <w:p w:rsidR="00DC523B" w:rsidRDefault="00643D72" w:rsidP="00C632AA">
            <w:pPr>
              <w:rPr>
                <w:rFonts w:eastAsiaTheme="minorEastAsia" w:cs="Arial"/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5486400" cy="2066925"/>
                  <wp:effectExtent l="1905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7B97" w:rsidRPr="00D27B97" w:rsidRDefault="00D27B97" w:rsidP="00C632AA">
            <w:pPr>
              <w:rPr>
                <w:rFonts w:eastAsiaTheme="minorEastAsia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29275" cy="2943225"/>
                  <wp:effectExtent l="0" t="0" r="0" b="0"/>
                  <wp:docPr id="4" name="图片 4" descr="cid:image001.png@01D0A786.F239E0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cid:image001.png@01D0A786.F239E0C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r:link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927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972806" w:rsidRDefault="00BF30FC" w:rsidP="00BF30FC">
            <w:pPr>
              <w:rPr>
                <w:rFonts w:ascii="宋体" w:hAnsi="宋体"/>
                <w:sz w:val="20"/>
                <w:szCs w:val="20"/>
              </w:rPr>
            </w:pPr>
            <w:r w:rsidRPr="00BF30FC">
              <w:rPr>
                <w:rFonts w:ascii="宋体" w:hAnsi="宋体" w:hint="eastAsia"/>
                <w:sz w:val="20"/>
                <w:szCs w:val="20"/>
              </w:rPr>
              <w:t>1、</w:t>
            </w:r>
            <w:r w:rsidR="00972806" w:rsidRPr="00BF30FC">
              <w:rPr>
                <w:rFonts w:ascii="宋体" w:hAnsi="宋体" w:hint="eastAsia"/>
                <w:sz w:val="20"/>
                <w:szCs w:val="20"/>
              </w:rPr>
              <w:t>banner中增加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972806" w:rsidRPr="00BF30FC">
              <w:rPr>
                <w:rFonts w:ascii="宋体" w:hAnsi="宋体" w:hint="eastAsia"/>
                <w:sz w:val="20"/>
                <w:szCs w:val="20"/>
              </w:rPr>
              <w:t>的宣传广告</w:t>
            </w:r>
          </w:p>
          <w:p w:rsidR="00DC523B" w:rsidRDefault="00972806" w:rsidP="00972806">
            <w:pPr>
              <w:rPr>
                <w:rFonts w:ascii="宋体" w:hAnsi="宋体"/>
                <w:sz w:val="20"/>
                <w:szCs w:val="20"/>
              </w:rPr>
            </w:pPr>
            <w:r w:rsidRPr="00BF30FC">
              <w:rPr>
                <w:rFonts w:ascii="宋体" w:hAnsi="宋体" w:hint="eastAsia"/>
                <w:sz w:val="20"/>
                <w:szCs w:val="20"/>
              </w:rPr>
              <w:t>2、</w:t>
            </w:r>
            <w:r w:rsidR="00BF30FC" w:rsidRPr="00BF30FC">
              <w:rPr>
                <w:rFonts w:ascii="宋体" w:hAnsi="宋体" w:hint="eastAsia"/>
                <w:sz w:val="20"/>
                <w:szCs w:val="20"/>
              </w:rPr>
              <w:t>导航条的理财项目中增加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BF30FC" w:rsidRPr="00BF30FC">
              <w:rPr>
                <w:rFonts w:ascii="宋体" w:hAnsi="宋体" w:hint="eastAsia"/>
                <w:sz w:val="20"/>
                <w:szCs w:val="20"/>
              </w:rPr>
              <w:t>产品</w:t>
            </w:r>
          </w:p>
          <w:p w:rsidR="005811F0" w:rsidRPr="00954CC6" w:rsidRDefault="005811F0" w:rsidP="00972806">
            <w:pPr>
              <w:rPr>
                <w:rFonts w:ascii="宋体" w:hAnsi="宋体"/>
                <w:sz w:val="20"/>
                <w:szCs w:val="20"/>
                <w:highlight w:val="yellow"/>
              </w:rPr>
            </w:pPr>
            <w:r w:rsidRPr="00954CC6">
              <w:rPr>
                <w:rFonts w:ascii="宋体" w:hAnsi="宋体" w:hint="eastAsia"/>
                <w:sz w:val="20"/>
                <w:szCs w:val="20"/>
                <w:highlight w:val="yellow"/>
              </w:rPr>
              <w:t>3、理财专区取产品逻辑</w:t>
            </w:r>
          </w:p>
          <w:p w:rsidR="005811F0" w:rsidRPr="00954CC6" w:rsidRDefault="005811F0" w:rsidP="005811F0">
            <w:pPr>
              <w:rPr>
                <w:rFonts w:ascii="宋体" w:hAnsi="宋体"/>
                <w:sz w:val="20"/>
                <w:szCs w:val="20"/>
                <w:highlight w:val="yellow"/>
              </w:rPr>
            </w:pPr>
            <w:r w:rsidRPr="00954CC6">
              <w:rPr>
                <w:rFonts w:ascii="宋体" w:hAnsi="宋体" w:hint="eastAsia"/>
                <w:sz w:val="20"/>
                <w:szCs w:val="20"/>
                <w:highlight w:val="yellow"/>
              </w:rPr>
              <w:t>零活宝现有的保留。</w:t>
            </w:r>
          </w:p>
          <w:p w:rsidR="005811F0" w:rsidRPr="00954CC6" w:rsidRDefault="005811F0" w:rsidP="005811F0">
            <w:pPr>
              <w:rPr>
                <w:rFonts w:ascii="宋体" w:hAnsi="宋体"/>
                <w:sz w:val="20"/>
                <w:szCs w:val="20"/>
                <w:highlight w:val="yellow"/>
              </w:rPr>
            </w:pPr>
            <w:r w:rsidRPr="00954CC6">
              <w:rPr>
                <w:rFonts w:ascii="宋体" w:hAnsi="宋体" w:hint="eastAsia"/>
                <w:sz w:val="20"/>
                <w:szCs w:val="20"/>
                <w:highlight w:val="yellow"/>
              </w:rPr>
              <w:t>零活宝再加一个零活宝-14日聚财</w:t>
            </w:r>
          </w:p>
          <w:p w:rsidR="005811F0" w:rsidRPr="00972806" w:rsidRDefault="005811F0" w:rsidP="005811F0">
            <w:pPr>
              <w:rPr>
                <w:rFonts w:ascii="宋体" w:hAnsi="宋体"/>
                <w:sz w:val="20"/>
                <w:szCs w:val="20"/>
              </w:rPr>
            </w:pPr>
            <w:r w:rsidRPr="00954CC6">
              <w:rPr>
                <w:rFonts w:ascii="宋体" w:hAnsi="宋体" w:hint="eastAsia"/>
                <w:sz w:val="20"/>
                <w:szCs w:val="20"/>
                <w:highlight w:val="yellow"/>
              </w:rPr>
              <w:t>删一个6个月的彩虹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1" w:name="_Toc42177709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31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2" w:name="_Toc421777100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32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3" w:name="_Toc421777101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2.2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列表页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33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DF7EB0" w:rsidP="00DF7EB0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2.2 </w:t>
            </w:r>
            <w:r>
              <w:rPr>
                <w:rFonts w:cs="Arial" w:hint="eastAsia"/>
                <w:iCs/>
              </w:rPr>
              <w:t>列表页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5210175"/>
                  <wp:effectExtent l="1905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21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603E20" w:rsidRDefault="00BF0A59" w:rsidP="00603E20">
            <w:pPr>
              <w:rPr>
                <w:rFonts w:ascii="宋体" w:hAnsi="宋体"/>
                <w:sz w:val="20"/>
                <w:szCs w:val="20"/>
              </w:rPr>
            </w:pPr>
            <w:r w:rsidRPr="00BF0A59">
              <w:rPr>
                <w:rFonts w:ascii="宋体" w:hAnsi="宋体" w:hint="eastAsia"/>
                <w:sz w:val="20"/>
                <w:szCs w:val="20"/>
              </w:rPr>
              <w:t>1、理财项目中增加产品类型“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BF0A59">
              <w:rPr>
                <w:rFonts w:ascii="宋体" w:hAnsi="宋体" w:hint="eastAsia"/>
                <w:sz w:val="20"/>
                <w:szCs w:val="20"/>
              </w:rPr>
              <w:t>”</w:t>
            </w:r>
          </w:p>
          <w:p w:rsidR="00DC523B" w:rsidRPr="003F2B86" w:rsidRDefault="00603E20" w:rsidP="00603E20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2、列表中</w:t>
            </w:r>
            <w:r w:rsidR="00BF0A59" w:rsidRPr="00BF0A59">
              <w:rPr>
                <w:rFonts w:ascii="宋体" w:hAnsi="宋体" w:hint="eastAsia"/>
                <w:sz w:val="20"/>
                <w:szCs w:val="20"/>
              </w:rPr>
              <w:t>展示</w:t>
            </w:r>
            <w:r>
              <w:rPr>
                <w:rFonts w:ascii="宋体" w:hAnsi="宋体" w:hint="eastAsia"/>
                <w:sz w:val="20"/>
                <w:szCs w:val="20"/>
              </w:rPr>
              <w:t>，</w:t>
            </w:r>
            <w:r w:rsidR="00BF0A59" w:rsidRPr="00BF0A59">
              <w:rPr>
                <w:rFonts w:ascii="宋体" w:hAnsi="宋体" w:hint="eastAsia"/>
                <w:sz w:val="20"/>
                <w:szCs w:val="20"/>
              </w:rPr>
              <w:t>七日年化收益率、每万份收益、投资金额（起投金额）</w:t>
            </w:r>
            <w:r w:rsidR="00084BE5">
              <w:rPr>
                <w:rFonts w:ascii="宋体" w:hAnsi="宋体" w:hint="eastAsia"/>
                <w:sz w:val="20"/>
                <w:szCs w:val="20"/>
              </w:rPr>
              <w:t>、</w:t>
            </w:r>
            <w:r w:rsidR="00084BE5" w:rsidRPr="00084BE5">
              <w:rPr>
                <w:rFonts w:ascii="宋体" w:hAnsi="宋体" w:hint="eastAsia"/>
                <w:sz w:val="20"/>
                <w:szCs w:val="20"/>
                <w:highlight w:val="yellow"/>
              </w:rPr>
              <w:t>锁定期</w:t>
            </w:r>
            <w:r w:rsidR="0084244C" w:rsidRPr="0084244C">
              <w:rPr>
                <w:rFonts w:ascii="宋体" w:hAnsi="宋体" w:hint="eastAsia"/>
                <w:sz w:val="20"/>
                <w:szCs w:val="20"/>
                <w:highlight w:val="yellow"/>
              </w:rPr>
              <w:t>（仅在零活宝菜单下显示，大列表中无此字段）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F35BA4" w:rsidTr="00C632AA">
        <w:tc>
          <w:tcPr>
            <w:tcW w:w="2156" w:type="dxa"/>
          </w:tcPr>
          <w:p w:rsidR="00F35BA4" w:rsidRPr="00F35BA4" w:rsidRDefault="00F35BA4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F35BA4" w:rsidRPr="00F35BA4" w:rsidRDefault="00F35BA4" w:rsidP="00F35BA4">
            <w:pPr>
              <w:ind w:left="1100" w:hangingChars="550" w:hanging="1100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大列表页面要注意对产品筛选的参数篡改，确保用户修改了不同类型的参数后页面不会返回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404, 500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，以及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java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的方法错误等。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4" w:name="_Toc421777102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34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5" w:name="_Toc42177710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35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6" w:name="_Toc421777104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2.3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单品页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36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667EB2" w:rsidP="00667EB2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2.3 </w:t>
            </w:r>
            <w:r>
              <w:rPr>
                <w:rFonts w:cs="Arial" w:hint="eastAsia"/>
                <w:iCs/>
              </w:rPr>
              <w:t>单品页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860C8B" w:rsidRPr="00860C8B" w:rsidRDefault="00860C8B" w:rsidP="00860C8B">
            <w:pPr>
              <w:rPr>
                <w:rFonts w:ascii="宋体" w:hAnsi="宋体"/>
                <w:sz w:val="20"/>
                <w:szCs w:val="20"/>
              </w:rPr>
            </w:pPr>
            <w:r w:rsidRPr="00860C8B">
              <w:rPr>
                <w:rFonts w:ascii="宋体" w:hAnsi="宋体" w:hint="eastAsia"/>
                <w:sz w:val="20"/>
                <w:szCs w:val="20"/>
              </w:rPr>
              <w:t>1、产品基本信息：产品名称、七日年化收益率、每万份收益、起息日：T（成交日）+1，下影线显示：1. 成交日：投资日前一日15：00至当日15：00；2.+1：1个交易日、起投金额（1元起）、递增金额（1元起）、收益示算：XXX元（需支持投资人输入对应值） 预计1天收益：XXX元（按投资人输入的本金及当日收益率试算对应的收益值）</w:t>
            </w:r>
            <w:r w:rsidR="000353D2">
              <w:rPr>
                <w:rFonts w:ascii="宋体" w:hAnsi="宋体" w:hint="eastAsia"/>
                <w:sz w:val="20"/>
                <w:szCs w:val="20"/>
              </w:rPr>
              <w:t>、</w:t>
            </w:r>
            <w:r w:rsidR="000353D2" w:rsidRPr="000353D2">
              <w:rPr>
                <w:rFonts w:ascii="宋体" w:hAnsi="宋体" w:hint="eastAsia"/>
                <w:sz w:val="20"/>
                <w:szCs w:val="20"/>
                <w:highlight w:val="yellow"/>
              </w:rPr>
              <w:t>锁定期</w:t>
            </w:r>
          </w:p>
          <w:p w:rsidR="00860C8B" w:rsidRPr="00860C8B" w:rsidRDefault="00860C8B" w:rsidP="00860C8B">
            <w:pPr>
              <w:rPr>
                <w:rFonts w:ascii="宋体" w:hAnsi="宋体"/>
                <w:sz w:val="20"/>
                <w:szCs w:val="20"/>
              </w:rPr>
            </w:pPr>
            <w:r w:rsidRPr="00860C8B">
              <w:rPr>
                <w:rFonts w:ascii="宋体" w:hAnsi="宋体" w:hint="eastAsia"/>
                <w:sz w:val="20"/>
                <w:szCs w:val="20"/>
              </w:rPr>
              <w:t>2、项目简介（具体内容待产品出初稿）</w:t>
            </w:r>
          </w:p>
          <w:p w:rsidR="00DC523B" w:rsidRDefault="00860C8B" w:rsidP="00860C8B">
            <w:pPr>
              <w:rPr>
                <w:rFonts w:ascii="宋体" w:hAnsi="宋体"/>
                <w:sz w:val="20"/>
                <w:szCs w:val="20"/>
              </w:rPr>
            </w:pPr>
            <w:r w:rsidRPr="00860C8B">
              <w:rPr>
                <w:rFonts w:ascii="宋体" w:hAnsi="宋体" w:hint="eastAsia"/>
                <w:sz w:val="20"/>
                <w:szCs w:val="20"/>
              </w:rPr>
              <w:t>3、常见问题（同安盈类显示）（具体内容待产品出初稿）</w:t>
            </w:r>
          </w:p>
          <w:p w:rsidR="008C1085" w:rsidRPr="0082484C" w:rsidRDefault="008C1085" w:rsidP="008C1085">
            <w:pPr>
              <w:rPr>
                <w:rFonts w:ascii="宋体" w:hAnsi="宋体"/>
                <w:sz w:val="20"/>
                <w:szCs w:val="20"/>
              </w:rPr>
            </w:pPr>
            <w:r w:rsidRPr="0082484C">
              <w:rPr>
                <w:rFonts w:ascii="宋体" w:hAnsi="宋体" w:hint="eastAsia"/>
                <w:sz w:val="20"/>
                <w:szCs w:val="20"/>
              </w:rPr>
              <w:t>4、各种暂停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82484C">
              <w:rPr>
                <w:rFonts w:ascii="宋体" w:hAnsi="宋体" w:hint="eastAsia"/>
                <w:sz w:val="20"/>
                <w:szCs w:val="20"/>
              </w:rPr>
              <w:t>状态统一显示暂停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</w:p>
          <w:p w:rsidR="008C1085" w:rsidRDefault="008C1085" w:rsidP="0057090F">
            <w:pPr>
              <w:rPr>
                <w:rFonts w:ascii="宋体" w:hAnsi="宋体"/>
                <w:sz w:val="20"/>
                <w:szCs w:val="20"/>
              </w:rPr>
            </w:pPr>
            <w:r w:rsidRPr="0082484C">
              <w:rPr>
                <w:rFonts w:ascii="宋体" w:hAnsi="宋体" w:hint="eastAsia"/>
                <w:sz w:val="20"/>
                <w:szCs w:val="20"/>
              </w:rPr>
              <w:t>5、判断是否超过交易日限额</w:t>
            </w:r>
            <w:r w:rsidR="0082484C">
              <w:rPr>
                <w:rFonts w:ascii="宋体" w:hAnsi="宋体" w:hint="eastAsia"/>
                <w:sz w:val="20"/>
                <w:szCs w:val="20"/>
              </w:rPr>
              <w:t>，交易日</w:t>
            </w:r>
            <w:r w:rsidR="00182A78">
              <w:rPr>
                <w:rFonts w:ascii="宋体" w:hAnsi="宋体" w:hint="eastAsia"/>
                <w:sz w:val="20"/>
                <w:szCs w:val="20"/>
              </w:rPr>
              <w:t>限额是</w:t>
            </w:r>
            <w:r w:rsidR="0082484C">
              <w:rPr>
                <w:rFonts w:ascii="宋体" w:hAnsi="宋体" w:hint="eastAsia"/>
                <w:sz w:val="20"/>
                <w:szCs w:val="20"/>
              </w:rPr>
              <w:t>指T-1交易日15点至T交易日15点，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182A78">
              <w:rPr>
                <w:rFonts w:ascii="宋体" w:hAnsi="宋体" w:hint="eastAsia"/>
                <w:sz w:val="20"/>
                <w:szCs w:val="20"/>
              </w:rPr>
              <w:t>总额</w:t>
            </w:r>
            <w:r w:rsidR="00773076">
              <w:rPr>
                <w:rFonts w:ascii="宋体" w:hAnsi="宋体" w:hint="eastAsia"/>
                <w:sz w:val="20"/>
                <w:szCs w:val="20"/>
              </w:rPr>
              <w:t>限制。当超过限额时需要暂停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182A78">
              <w:rPr>
                <w:rFonts w:ascii="宋体" w:hAnsi="宋体" w:hint="eastAsia"/>
                <w:sz w:val="20"/>
                <w:szCs w:val="20"/>
              </w:rPr>
              <w:t>，</w:t>
            </w:r>
            <w:r w:rsidR="0082484C">
              <w:rPr>
                <w:rFonts w:ascii="宋体" w:hAnsi="宋体" w:hint="eastAsia"/>
                <w:sz w:val="20"/>
                <w:szCs w:val="20"/>
              </w:rPr>
              <w:t>将产品状态变更为“</w:t>
            </w:r>
            <w:r w:rsidR="0082484C" w:rsidRPr="0082484C">
              <w:rPr>
                <w:rFonts w:ascii="宋体" w:hAnsi="宋体" w:hint="eastAsia"/>
                <w:sz w:val="20"/>
                <w:szCs w:val="20"/>
              </w:rPr>
              <w:t>交易日满额暂停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82484C">
              <w:rPr>
                <w:rFonts w:ascii="宋体" w:hAnsi="宋体" w:hint="eastAsia"/>
                <w:sz w:val="20"/>
                <w:szCs w:val="20"/>
              </w:rPr>
              <w:t>”，T交易日15点</w:t>
            </w:r>
            <w:r w:rsidR="00182A78">
              <w:rPr>
                <w:rFonts w:ascii="宋体" w:hAnsi="宋体" w:hint="eastAsia"/>
                <w:sz w:val="20"/>
                <w:szCs w:val="20"/>
              </w:rPr>
              <w:t>将产品状态重新变更</w:t>
            </w:r>
            <w:r w:rsidR="0082484C">
              <w:rPr>
                <w:rFonts w:ascii="宋体" w:hAnsi="宋体" w:hint="eastAsia"/>
                <w:sz w:val="20"/>
                <w:szCs w:val="20"/>
              </w:rPr>
              <w:t>为“已上架”</w:t>
            </w:r>
            <w:r w:rsidR="006A000F">
              <w:rPr>
                <w:rFonts w:ascii="宋体" w:hAnsi="宋体" w:hint="eastAsia"/>
                <w:sz w:val="20"/>
                <w:szCs w:val="20"/>
              </w:rPr>
              <w:t>，默契限额设置为2亿。</w:t>
            </w:r>
          </w:p>
          <w:p w:rsidR="00A974B5" w:rsidRPr="003F2B86" w:rsidRDefault="00A974B5" w:rsidP="0057090F">
            <w:pPr>
              <w:rPr>
                <w:rFonts w:ascii="宋体" w:hAnsi="宋体"/>
                <w:sz w:val="20"/>
                <w:szCs w:val="20"/>
              </w:rPr>
            </w:pPr>
            <w:r w:rsidRPr="00A974B5">
              <w:rPr>
                <w:rFonts w:ascii="宋体" w:hAnsi="宋体" w:hint="eastAsia"/>
                <w:sz w:val="20"/>
                <w:szCs w:val="20"/>
                <w:highlight w:val="yellow"/>
              </w:rPr>
              <w:t>6、检查当前交易日投资金额累计是否超过单人单交易日投资上限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F35BA4" w:rsidTr="00C632AA">
        <w:tc>
          <w:tcPr>
            <w:tcW w:w="2156" w:type="dxa"/>
          </w:tcPr>
          <w:p w:rsidR="00F35BA4" w:rsidRPr="00F35BA4" w:rsidRDefault="00F35BA4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F35BA4" w:rsidRPr="00F35BA4" w:rsidRDefault="00F35BA4" w:rsidP="00C632AA">
            <w:pPr>
              <w:ind w:left="1100" w:hangingChars="550" w:hanging="1100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要注意对用户输入的校验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,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限定用户输入的金额是两位小数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7" w:name="_Toc421777105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37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8" w:name="_Toc421777106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38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9" w:name="_Toc421777107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信息确认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39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667EB2" w:rsidP="00667EB2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3.1 </w:t>
            </w:r>
            <w:r>
              <w:rPr>
                <w:rFonts w:cs="Arial" w:hint="eastAsia"/>
                <w:iCs/>
              </w:rPr>
              <w:t>信息确认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544EE7" w:rsidP="00C632AA">
            <w:pPr>
              <w:rPr>
                <w:rFonts w:ascii="宋体" w:hAnsi="宋体"/>
                <w:sz w:val="20"/>
                <w:szCs w:val="20"/>
              </w:rPr>
            </w:pPr>
            <w:r w:rsidRPr="00544EE7">
              <w:rPr>
                <w:rFonts w:ascii="宋体" w:hAnsi="宋体" w:hint="eastAsia"/>
                <w:sz w:val="20"/>
                <w:szCs w:val="20"/>
              </w:rPr>
              <w:t>1、确认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544EE7">
              <w:rPr>
                <w:rFonts w:ascii="宋体" w:hAnsi="宋体" w:hint="eastAsia"/>
                <w:sz w:val="20"/>
                <w:szCs w:val="20"/>
              </w:rPr>
              <w:t>：</w:t>
            </w:r>
            <w:r>
              <w:rPr>
                <w:rFonts w:ascii="宋体" w:hAnsi="宋体" w:hint="eastAsia"/>
                <w:sz w:val="20"/>
                <w:szCs w:val="20"/>
              </w:rPr>
              <w:t>金额、</w:t>
            </w:r>
            <w:r w:rsidRPr="00544EE7">
              <w:rPr>
                <w:rFonts w:ascii="宋体" w:hAnsi="宋体" w:hint="eastAsia"/>
                <w:sz w:val="20"/>
                <w:szCs w:val="20"/>
              </w:rPr>
              <w:t>起息日</w:t>
            </w:r>
            <w:r w:rsidR="00165E08">
              <w:rPr>
                <w:rFonts w:ascii="宋体" w:hAnsi="宋体" w:hint="eastAsia"/>
                <w:sz w:val="20"/>
                <w:szCs w:val="20"/>
              </w:rPr>
              <w:t>、</w:t>
            </w:r>
            <w:r w:rsidR="00165E08" w:rsidRPr="00165E08">
              <w:rPr>
                <w:rFonts w:ascii="宋体" w:hAnsi="宋体" w:hint="eastAsia"/>
                <w:sz w:val="20"/>
                <w:szCs w:val="20"/>
                <w:highlight w:val="yellow"/>
              </w:rPr>
              <w:t>锁定期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5E0881" w:rsidTr="00C632AA">
        <w:tc>
          <w:tcPr>
            <w:tcW w:w="2156" w:type="dxa"/>
          </w:tcPr>
          <w:p w:rsidR="005E0881" w:rsidRPr="002F7CFC" w:rsidRDefault="005E0881" w:rsidP="002F7CF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安全需求</w:t>
            </w:r>
          </w:p>
        </w:tc>
        <w:tc>
          <w:tcPr>
            <w:tcW w:w="6870" w:type="dxa"/>
          </w:tcPr>
          <w:p w:rsidR="005E0881" w:rsidRDefault="002F7CFC" w:rsidP="002F7CF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此处要注意对业务流控的安全架构设计和测试：</w:t>
            </w:r>
            <w:r w:rsidR="00702DD8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即用户在“填写投资信息</w:t>
            </w: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”、“确认合同”、“安全验证”和“完成”这些步骤间不能跳跃步骤，同时要确保“填写</w:t>
            </w:r>
            <w:r w:rsidR="00702DD8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投资</w:t>
            </w: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信息”和“确认合同”这两步间的信息一致性。</w:t>
            </w:r>
          </w:p>
          <w:p w:rsidR="00F35BA4" w:rsidRPr="00F35BA4" w:rsidRDefault="00F35BA4" w:rsidP="002F7CF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用户信息篡改测试：确保用户不能用他人账户进行投资。检查投资流程中的表单中是否有hidden字段的使用，并对其进行篡改测试。用户通过类似于http header等工具对输入参数进行篡改后提交表单，则投资不能成功。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0" w:name="_Toc42177710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40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1" w:name="_Toc42177710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41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2" w:name="_Toc421777110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合同确认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42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667EB2" w:rsidP="00667EB2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3.2 </w:t>
            </w:r>
            <w:r>
              <w:rPr>
                <w:rFonts w:cs="Arial" w:hint="eastAsia"/>
                <w:iCs/>
              </w:rPr>
              <w:t>合同确认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544EE7" w:rsidP="00C632AA">
            <w:pPr>
              <w:rPr>
                <w:rFonts w:ascii="宋体" w:hAnsi="宋体"/>
                <w:sz w:val="20"/>
                <w:szCs w:val="20"/>
              </w:rPr>
            </w:pPr>
            <w:r w:rsidRPr="00544EE7">
              <w:rPr>
                <w:rFonts w:ascii="宋体" w:hAnsi="宋体" w:hint="eastAsia"/>
                <w:sz w:val="20"/>
                <w:szCs w:val="20"/>
              </w:rPr>
              <w:t>1、确认合同《</w:t>
            </w:r>
            <w:r w:rsidR="00D0511C" w:rsidRPr="00D0511C">
              <w:rPr>
                <w:rFonts w:ascii="宋体" w:hAnsi="宋体" w:hint="eastAsia"/>
                <w:sz w:val="20"/>
                <w:szCs w:val="20"/>
              </w:rPr>
              <w:t>定向委托投资管理协议</w:t>
            </w:r>
            <w:r w:rsidRPr="00544EE7">
              <w:rPr>
                <w:rFonts w:ascii="宋体" w:hAnsi="宋体" w:hint="eastAsia"/>
                <w:sz w:val="20"/>
                <w:szCs w:val="20"/>
              </w:rPr>
              <w:t>》</w:t>
            </w:r>
            <w:r w:rsidR="00165E08">
              <w:rPr>
                <w:rFonts w:ascii="宋体" w:hAnsi="宋体" w:hint="eastAsia"/>
                <w:sz w:val="20"/>
                <w:szCs w:val="20"/>
              </w:rPr>
              <w:t>、</w:t>
            </w:r>
            <w:r w:rsidR="00165E08" w:rsidRPr="00165E08">
              <w:rPr>
                <w:rFonts w:ascii="宋体" w:hAnsi="宋体" w:hint="eastAsia"/>
                <w:sz w:val="20"/>
                <w:szCs w:val="20"/>
                <w:highlight w:val="yellow"/>
              </w:rPr>
              <w:t>《风险揭示》</w:t>
            </w:r>
            <w:r w:rsidR="0005764A" w:rsidRPr="00165E08">
              <w:rPr>
                <w:rFonts w:ascii="宋体" w:hAnsi="宋体" w:hint="eastAsia"/>
                <w:sz w:val="20"/>
                <w:szCs w:val="20"/>
                <w:highlight w:val="yellow"/>
              </w:rPr>
              <w:t>，</w:t>
            </w:r>
            <w:r w:rsidR="0005764A">
              <w:rPr>
                <w:rFonts w:ascii="宋体" w:hAnsi="宋体" w:hint="eastAsia"/>
                <w:sz w:val="20"/>
                <w:szCs w:val="20"/>
              </w:rPr>
              <w:t>二次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05764A">
              <w:rPr>
                <w:rFonts w:ascii="宋体" w:hAnsi="宋体" w:hint="eastAsia"/>
                <w:sz w:val="20"/>
                <w:szCs w:val="20"/>
              </w:rPr>
              <w:t>时不需要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21052C" w:rsidTr="00C632AA">
        <w:tc>
          <w:tcPr>
            <w:tcW w:w="2156" w:type="dxa"/>
          </w:tcPr>
          <w:p w:rsidR="0021052C" w:rsidRPr="0021052C" w:rsidRDefault="0021052C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21052C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21052C" w:rsidRPr="0021052C" w:rsidRDefault="0021052C" w:rsidP="0021052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对用户的敏感信息保护：如果合同的内容涉及用户的身份证号和姓名，需要在</w:t>
            </w: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lastRenderedPageBreak/>
              <w:t>日志中屏蔽打印。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3" w:name="_Toc421777111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变化的mockup</w:t>
      </w:r>
      <w:bookmarkEnd w:id="43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4" w:name="_Toc421777112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44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5" w:name="_Toc42177711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支付确认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45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ED721A" w:rsidP="00ED721A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3.3 </w:t>
            </w:r>
            <w:r>
              <w:rPr>
                <w:rFonts w:cs="Arial" w:hint="eastAsia"/>
                <w:iCs/>
              </w:rPr>
              <w:t>支付确认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05764A" w:rsidRPr="0005764A" w:rsidRDefault="0005764A" w:rsidP="0005764A">
            <w:pPr>
              <w:rPr>
                <w:rFonts w:ascii="宋体" w:hAnsi="宋体"/>
                <w:sz w:val="20"/>
                <w:szCs w:val="20"/>
              </w:rPr>
            </w:pPr>
            <w:r w:rsidRPr="0005764A">
              <w:rPr>
                <w:rFonts w:ascii="宋体" w:hAnsi="宋体" w:hint="eastAsia"/>
                <w:sz w:val="20"/>
                <w:szCs w:val="20"/>
              </w:rPr>
              <w:t>1</w:t>
            </w:r>
            <w:r w:rsidR="00DC5637">
              <w:rPr>
                <w:rFonts w:ascii="宋体" w:hAnsi="宋体" w:hint="eastAsia"/>
                <w:sz w:val="20"/>
                <w:szCs w:val="20"/>
              </w:rPr>
              <w:t>、</w:t>
            </w:r>
            <w:r w:rsidR="00DC5637" w:rsidRPr="00E01D3A">
              <w:rPr>
                <w:rFonts w:ascii="宋体" w:hAnsi="宋体" w:hint="eastAsia"/>
                <w:sz w:val="20"/>
                <w:szCs w:val="20"/>
                <w:highlight w:val="yellow"/>
              </w:rPr>
              <w:t>支持陆金币、余额</w:t>
            </w:r>
            <w:r w:rsidR="00E01D3A" w:rsidRPr="00E01D3A">
              <w:rPr>
                <w:rFonts w:ascii="宋体" w:hAnsi="宋体" w:hint="eastAsia"/>
                <w:sz w:val="20"/>
                <w:szCs w:val="20"/>
                <w:highlight w:val="yellow"/>
              </w:rPr>
              <w:t>（可针对产品配置是否支持陆金币）</w:t>
            </w:r>
            <w:r w:rsidR="00954CC6">
              <w:rPr>
                <w:rFonts w:ascii="宋体" w:hAnsi="宋体" w:hint="eastAsia"/>
                <w:sz w:val="20"/>
                <w:szCs w:val="20"/>
              </w:rPr>
              <w:t>？</w:t>
            </w:r>
          </w:p>
          <w:p w:rsidR="00DC523B" w:rsidRDefault="0005764A" w:rsidP="0005764A">
            <w:pPr>
              <w:rPr>
                <w:rFonts w:ascii="宋体" w:hAnsi="宋体"/>
                <w:sz w:val="20"/>
                <w:szCs w:val="20"/>
              </w:rPr>
            </w:pPr>
            <w:r w:rsidRPr="0005764A">
              <w:rPr>
                <w:rFonts w:ascii="宋体" w:hAnsi="宋体" w:hint="eastAsia"/>
                <w:sz w:val="20"/>
                <w:szCs w:val="20"/>
              </w:rPr>
              <w:t>2、密码验证通过后，资金到账时冻结客户资金</w:t>
            </w:r>
          </w:p>
          <w:p w:rsidR="00A974B5" w:rsidRPr="003F2B86" w:rsidRDefault="00A974B5" w:rsidP="0005764A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3、</w:t>
            </w:r>
            <w:r w:rsidRPr="00A974B5">
              <w:rPr>
                <w:rFonts w:ascii="宋体" w:hAnsi="宋体" w:hint="eastAsia"/>
                <w:sz w:val="20"/>
                <w:szCs w:val="20"/>
                <w:highlight w:val="yellow"/>
              </w:rPr>
              <w:t>检查当前交易日投资金额累计是否超过单人单交易日投资上限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21052C" w:rsidTr="00C632AA">
        <w:tc>
          <w:tcPr>
            <w:tcW w:w="2156" w:type="dxa"/>
          </w:tcPr>
          <w:p w:rsidR="0021052C" w:rsidRPr="0021052C" w:rsidRDefault="0021052C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21052C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21052C" w:rsidRDefault="0021052C" w:rsidP="0021052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安全验证码不能在页面（包括用firebug看到的http response）和日志中打印。手机号码在页面（包括用firebug看到的http content）和日志中掩盖打印。</w:t>
            </w:r>
          </w:p>
          <w:p w:rsidR="0021052C" w:rsidRPr="0021052C" w:rsidRDefault="0021052C" w:rsidP="0021052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重复提交：如果用户在最后一步重复提交投资请求后，只能确认一笔投资成功。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6" w:name="_Toc421777114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46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7" w:name="_Toc421777115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47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8" w:name="_Toc421777116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3.4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信息提醒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48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5E3DE3" w:rsidP="005E3DE3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3.4 </w:t>
            </w:r>
            <w:r>
              <w:rPr>
                <w:rFonts w:cs="Arial" w:hint="eastAsia"/>
                <w:iCs/>
              </w:rPr>
              <w:t>信息提醒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6A7772" w:rsidP="00C632AA">
            <w:pPr>
              <w:rPr>
                <w:rFonts w:ascii="宋体" w:hAnsi="宋体"/>
                <w:sz w:val="20"/>
                <w:szCs w:val="20"/>
              </w:rPr>
            </w:pPr>
            <w:r w:rsidRPr="006A7772">
              <w:rPr>
                <w:rFonts w:ascii="宋体" w:hAnsi="宋体" w:hint="eastAsia"/>
                <w:sz w:val="20"/>
                <w:szCs w:val="20"/>
              </w:rPr>
              <w:t>提示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6A7772">
              <w:rPr>
                <w:rFonts w:ascii="宋体" w:hAnsi="宋体" w:hint="eastAsia"/>
                <w:sz w:val="20"/>
                <w:szCs w:val="20"/>
              </w:rPr>
              <w:t>申请提交成功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9" w:name="_Toc421777117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49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0" w:name="_Toc42177711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50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1" w:name="_Toc42177711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帐户首页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51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5E3DE3" w:rsidP="005E3DE3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4.1 </w:t>
            </w:r>
            <w:r w:rsidR="00DC523B" w:rsidRPr="00664D33">
              <w:rPr>
                <w:rFonts w:cs="Arial" w:hint="eastAsia"/>
                <w:iCs/>
              </w:rPr>
              <w:t>开户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7743825"/>
                  <wp:effectExtent l="1905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74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F2344D" w:rsidP="00C632AA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模块</w:t>
            </w:r>
            <w:r w:rsidR="00126B7C" w:rsidRPr="00126B7C">
              <w:rPr>
                <w:rFonts w:ascii="宋体" w:hAnsi="宋体" w:hint="eastAsia"/>
                <w:sz w:val="20"/>
                <w:szCs w:val="20"/>
              </w:rPr>
              <w:t>1、持有项目中增加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126B7C" w:rsidRPr="00126B7C">
              <w:rPr>
                <w:rFonts w:ascii="宋体" w:hAnsi="宋体" w:hint="eastAsia"/>
                <w:sz w:val="20"/>
                <w:szCs w:val="20"/>
              </w:rPr>
              <w:t>产品</w:t>
            </w:r>
            <w:r w:rsidR="000F5871">
              <w:rPr>
                <w:rFonts w:ascii="宋体" w:hAnsi="宋体" w:hint="eastAsia"/>
                <w:sz w:val="20"/>
                <w:szCs w:val="20"/>
              </w:rPr>
              <w:t>，</w:t>
            </w:r>
            <w:r w:rsidR="000F5871" w:rsidRPr="000F5871">
              <w:rPr>
                <w:rFonts w:ascii="宋体" w:hAnsi="宋体" w:hint="eastAsia"/>
                <w:sz w:val="20"/>
                <w:szCs w:val="20"/>
                <w:highlight w:val="yellow"/>
              </w:rPr>
              <w:t>统计该产品全部投资产品的金额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lastRenderedPageBreak/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2" w:name="_Toc421777120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52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3" w:name="_Toc421777121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53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4" w:name="_Toc421777122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投资统计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54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5E3DE3" w:rsidP="005E3DE3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4.2 </w:t>
            </w:r>
            <w:r>
              <w:rPr>
                <w:rFonts w:cs="Arial" w:hint="eastAsia"/>
                <w:iCs/>
              </w:rPr>
              <w:t>投资统计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2971800"/>
                  <wp:effectExtent l="1905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3720ED" w:rsidP="003720ED">
            <w:pPr>
              <w:rPr>
                <w:rFonts w:ascii="宋体" w:hAnsi="宋体"/>
                <w:sz w:val="20"/>
                <w:szCs w:val="20"/>
              </w:rPr>
            </w:pPr>
            <w:r w:rsidRPr="003720ED">
              <w:rPr>
                <w:rFonts w:ascii="宋体" w:hAnsi="宋体" w:hint="eastAsia"/>
                <w:sz w:val="20"/>
                <w:szCs w:val="20"/>
              </w:rPr>
              <w:t>1、投资金额增加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3720ED">
              <w:rPr>
                <w:rFonts w:ascii="宋体" w:hAnsi="宋体" w:hint="eastAsia"/>
                <w:sz w:val="20"/>
                <w:szCs w:val="20"/>
              </w:rPr>
              <w:t>投资金额</w:t>
            </w:r>
            <w:r w:rsidR="00B72217">
              <w:rPr>
                <w:rFonts w:ascii="宋体" w:hAnsi="宋体" w:hint="eastAsia"/>
                <w:sz w:val="20"/>
                <w:szCs w:val="20"/>
              </w:rPr>
              <w:t>,</w:t>
            </w:r>
            <w:r w:rsidR="00B72217" w:rsidRPr="00B72217">
              <w:rPr>
                <w:rFonts w:ascii="宋体" w:hAnsi="宋体" w:hint="eastAsia"/>
                <w:sz w:val="20"/>
                <w:szCs w:val="20"/>
                <w:highlight w:val="yellow"/>
              </w:rPr>
              <w:t>该产品线全部产品投资金额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5" w:name="_Toc42177712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变化的mockup</w:t>
      </w:r>
      <w:bookmarkEnd w:id="55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6" w:name="_Toc421777124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56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7" w:name="_Toc421777125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投资项目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57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045E1B" w:rsidP="00045E1B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4.3 </w:t>
            </w:r>
            <w:r>
              <w:rPr>
                <w:rFonts w:cs="Arial" w:hint="eastAsia"/>
                <w:iCs/>
              </w:rPr>
              <w:t>投资项目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76875" cy="2552700"/>
                  <wp:effectExtent l="19050" t="0" r="9525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045E1B" w:rsidRDefault="008F2FA3" w:rsidP="00C632AA">
            <w:pPr>
              <w:rPr>
                <w:rFonts w:ascii="宋体" w:hAnsi="宋体"/>
                <w:sz w:val="20"/>
                <w:szCs w:val="20"/>
              </w:rPr>
            </w:pPr>
            <w:r w:rsidRPr="008F2FA3">
              <w:rPr>
                <w:rFonts w:ascii="宋体" w:hAnsi="宋体" w:hint="eastAsia"/>
                <w:sz w:val="20"/>
                <w:szCs w:val="20"/>
              </w:rPr>
              <w:t>1、增加项目标签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045E1B">
              <w:rPr>
                <w:rFonts w:ascii="宋体" w:hAnsi="宋体" w:hint="eastAsia"/>
                <w:sz w:val="20"/>
                <w:szCs w:val="20"/>
              </w:rPr>
              <w:t>，列表显示</w:t>
            </w:r>
            <w:r w:rsidR="00E72E83">
              <w:rPr>
                <w:rFonts w:ascii="宋体" w:hAnsi="宋体" w:hint="eastAsia"/>
                <w:sz w:val="20"/>
                <w:szCs w:val="20"/>
              </w:rPr>
              <w:t>零活宝</w:t>
            </w:r>
          </w:p>
          <w:p w:rsidR="00E72E83" w:rsidRPr="003F2B86" w:rsidRDefault="00E72E83" w:rsidP="00C632AA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2、</w:t>
            </w:r>
            <w:r w:rsidRPr="00B06FAD">
              <w:rPr>
                <w:rFonts w:ascii="宋体" w:hAnsi="宋体" w:hint="eastAsia"/>
                <w:sz w:val="20"/>
                <w:szCs w:val="20"/>
                <w:highlight w:val="yellow"/>
              </w:rPr>
              <w:t>该产品如果支持新客，不显示投资按钮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8" w:name="_Toc421777126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58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9" w:name="_Toc421777127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59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0" w:name="_Toc42177712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4.4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项目详情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60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DF0F94" w:rsidP="00DF0F94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4.4 </w:t>
            </w:r>
            <w:r>
              <w:rPr>
                <w:rFonts w:cs="Arial" w:hint="eastAsia"/>
                <w:iCs/>
              </w:rPr>
              <w:t>项目详情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2867025"/>
                  <wp:effectExtent l="1905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9F1134" w:rsidRPr="009F1134" w:rsidRDefault="009F1134" w:rsidP="009F1134">
            <w:pPr>
              <w:rPr>
                <w:rFonts w:ascii="宋体" w:hAnsi="宋体"/>
                <w:sz w:val="20"/>
                <w:szCs w:val="20"/>
              </w:rPr>
            </w:pPr>
            <w:r w:rsidRPr="009F1134">
              <w:rPr>
                <w:rFonts w:ascii="宋体" w:hAnsi="宋体" w:hint="eastAsia"/>
                <w:sz w:val="20"/>
                <w:szCs w:val="20"/>
              </w:rPr>
              <w:t>1、计息期、投资金额（元）、状态。</w:t>
            </w:r>
          </w:p>
          <w:p w:rsidR="009F1134" w:rsidRPr="009F1134" w:rsidRDefault="009F1134" w:rsidP="009F1134">
            <w:pPr>
              <w:rPr>
                <w:rFonts w:ascii="宋体" w:hAnsi="宋体"/>
                <w:sz w:val="20"/>
                <w:szCs w:val="20"/>
              </w:rPr>
            </w:pPr>
            <w:r w:rsidRPr="009F1134">
              <w:rPr>
                <w:rFonts w:ascii="宋体" w:hAnsi="宋体" w:hint="eastAsia"/>
                <w:sz w:val="20"/>
                <w:szCs w:val="20"/>
              </w:rPr>
              <w:t>2、每万份收益、七日年化收益率、投资者对应的T-1日收益、累计收益、近一周收益、近一个月收益、披露投资期数（SPV分包后产品名称）</w:t>
            </w:r>
            <w:r w:rsidR="00B06FAD" w:rsidRPr="00B06FAD">
              <w:rPr>
                <w:rFonts w:ascii="宋体" w:hAnsi="宋体" w:hint="eastAsia"/>
                <w:sz w:val="20"/>
                <w:szCs w:val="20"/>
                <w:highlight w:val="yellow"/>
              </w:rPr>
              <w:t>、锁定金额</w:t>
            </w:r>
            <w:r w:rsidRPr="009F1134">
              <w:rPr>
                <w:rFonts w:ascii="宋体" w:hAnsi="宋体" w:hint="eastAsia"/>
                <w:sz w:val="20"/>
                <w:szCs w:val="20"/>
              </w:rPr>
              <w:t>。每日9点更新。</w:t>
            </w:r>
          </w:p>
          <w:p w:rsidR="00DC523B" w:rsidRDefault="009F1134" w:rsidP="009F1134">
            <w:pPr>
              <w:rPr>
                <w:rFonts w:ascii="宋体" w:hAnsi="宋体"/>
                <w:sz w:val="20"/>
                <w:szCs w:val="20"/>
              </w:rPr>
            </w:pPr>
            <w:r w:rsidRPr="009F1134">
              <w:rPr>
                <w:rFonts w:ascii="宋体" w:hAnsi="宋体" w:hint="eastAsia"/>
                <w:sz w:val="20"/>
                <w:szCs w:val="20"/>
              </w:rPr>
              <w:t>3、具体信息更新同步时间详见产品规则中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9F1134">
              <w:rPr>
                <w:rFonts w:ascii="宋体" w:hAnsi="宋体" w:hint="eastAsia"/>
                <w:sz w:val="20"/>
                <w:szCs w:val="20"/>
              </w:rPr>
              <w:t>及</w:t>
            </w:r>
            <w:r w:rsidR="002913FF">
              <w:rPr>
                <w:rFonts w:ascii="宋体" w:hAnsi="宋体" w:hint="eastAsia"/>
                <w:sz w:val="20"/>
                <w:szCs w:val="20"/>
              </w:rPr>
              <w:t>提取</w:t>
            </w:r>
            <w:r w:rsidRPr="009F1134">
              <w:rPr>
                <w:rFonts w:ascii="宋体" w:hAnsi="宋体" w:hint="eastAsia"/>
                <w:sz w:val="20"/>
                <w:szCs w:val="20"/>
              </w:rPr>
              <w:t>流程。</w:t>
            </w:r>
          </w:p>
          <w:p w:rsidR="00B06FAD" w:rsidRPr="003F2B86" w:rsidRDefault="00B06FAD" w:rsidP="009F1134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4、</w:t>
            </w:r>
            <w:r w:rsidRPr="00B06FAD">
              <w:rPr>
                <w:rFonts w:ascii="宋体" w:hAnsi="宋体" w:hint="eastAsia"/>
                <w:sz w:val="20"/>
                <w:szCs w:val="20"/>
                <w:highlight w:val="yellow"/>
              </w:rPr>
              <w:t>该产品如果支持新客，不显示投资按钮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1" w:name="_Toc42177712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61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2" w:name="_Toc421777130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62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3" w:name="_Toc421777131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4.5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收款明细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63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F437D9" w:rsidP="00F437D9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4.5 </w:t>
            </w:r>
            <w:r>
              <w:rPr>
                <w:rFonts w:cs="Arial" w:hint="eastAsia"/>
                <w:iCs/>
              </w:rPr>
              <w:t>收款明细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1581150"/>
                  <wp:effectExtent l="1905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E14D8C" w:rsidP="00C632AA">
            <w:pPr>
              <w:rPr>
                <w:rFonts w:ascii="宋体" w:hAnsi="宋体"/>
                <w:sz w:val="20"/>
                <w:szCs w:val="20"/>
              </w:rPr>
            </w:pPr>
            <w:r w:rsidRPr="00E14D8C">
              <w:rPr>
                <w:rFonts w:ascii="宋体" w:hAnsi="宋体" w:hint="eastAsia"/>
                <w:sz w:val="20"/>
                <w:szCs w:val="20"/>
              </w:rPr>
              <w:t>已收款明细支持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E14D8C">
              <w:rPr>
                <w:rFonts w:ascii="宋体" w:hAnsi="宋体" w:hint="eastAsia"/>
                <w:sz w:val="20"/>
                <w:szCs w:val="20"/>
              </w:rPr>
              <w:t>产品资金变更记录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4" w:name="_Toc421777132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64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5" w:name="_Toc42177713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65"/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6" w:name="_Toc421777134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4.6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资金明细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66"/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836EFE" w:rsidP="00836EFE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4.6 </w:t>
            </w:r>
            <w:r>
              <w:rPr>
                <w:rFonts w:cs="Arial" w:hint="eastAsia"/>
                <w:iCs/>
              </w:rPr>
              <w:t>资金明细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2562225"/>
                  <wp:effectExtent l="1905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7B37AE" w:rsidP="00C632AA">
            <w:pPr>
              <w:rPr>
                <w:rFonts w:ascii="宋体" w:hAnsi="宋体"/>
                <w:sz w:val="20"/>
                <w:szCs w:val="20"/>
              </w:rPr>
            </w:pPr>
            <w:r w:rsidRPr="007B37AE">
              <w:rPr>
                <w:rFonts w:ascii="宋体" w:hAnsi="宋体" w:hint="eastAsia"/>
                <w:sz w:val="20"/>
                <w:szCs w:val="20"/>
              </w:rPr>
              <w:t>支持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7B37AE">
              <w:rPr>
                <w:rFonts w:ascii="宋体" w:hAnsi="宋体" w:hint="eastAsia"/>
                <w:sz w:val="20"/>
                <w:szCs w:val="20"/>
              </w:rPr>
              <w:t>产品资金变更记录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7" w:name="_Toc421777135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67"/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8" w:name="_Toc421777136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68"/>
    </w:p>
    <w:p w:rsidR="00DC523B" w:rsidRDefault="00DC523B" w:rsidP="00664D33"/>
    <w:p w:rsidR="002568A5" w:rsidRPr="003D5105" w:rsidRDefault="002568A5" w:rsidP="002568A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69" w:name="_Toc421777137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0237EC">
        <w:rPr>
          <w:rFonts w:ascii="微软雅黑" w:eastAsia="微软雅黑" w:hAnsi="微软雅黑" w:hint="eastAsia"/>
          <w:b w:val="0"/>
          <w:szCs w:val="21"/>
        </w:rPr>
        <w:t>5</w:t>
      </w:r>
      <w:r>
        <w:rPr>
          <w:rFonts w:ascii="微软雅黑" w:eastAsia="微软雅黑" w:hAnsi="微软雅黑" w:hint="eastAsia"/>
          <w:b w:val="0"/>
          <w:szCs w:val="21"/>
        </w:rPr>
        <w:t>.</w:t>
      </w:r>
      <w:r w:rsidR="000237EC">
        <w:rPr>
          <w:rFonts w:ascii="微软雅黑" w:eastAsia="微软雅黑" w:hAnsi="微软雅黑" w:hint="eastAsia"/>
          <w:b w:val="0"/>
          <w:szCs w:val="21"/>
        </w:rPr>
        <w:t>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2913FF">
        <w:rPr>
          <w:rFonts w:ascii="微软雅黑" w:eastAsia="微软雅黑" w:hAnsi="微软雅黑" w:hint="eastAsia"/>
          <w:b w:val="0"/>
          <w:szCs w:val="21"/>
        </w:rPr>
        <w:t>提取</w:t>
      </w:r>
      <w:r w:rsidR="000237EC">
        <w:rPr>
          <w:rFonts w:ascii="微软雅黑" w:eastAsia="微软雅黑" w:hAnsi="微软雅黑" w:hint="eastAsia"/>
          <w:b w:val="0"/>
          <w:szCs w:val="21"/>
        </w:rPr>
        <w:t>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69"/>
    </w:p>
    <w:p w:rsidR="002568A5" w:rsidRPr="00042EA4" w:rsidRDefault="002568A5" w:rsidP="002568A5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568A5" w:rsidTr="00C632AA">
        <w:tc>
          <w:tcPr>
            <w:tcW w:w="9026" w:type="dxa"/>
            <w:gridSpan w:val="2"/>
          </w:tcPr>
          <w:p w:rsidR="002568A5" w:rsidRDefault="000237EC" w:rsidP="00C632AA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5.1 </w:t>
            </w:r>
            <w:r w:rsidR="002913FF">
              <w:rPr>
                <w:rFonts w:cs="Arial" w:hint="eastAsia"/>
                <w:iCs/>
              </w:rPr>
              <w:t>提取</w:t>
            </w:r>
            <w:r>
              <w:rPr>
                <w:rFonts w:cs="Arial" w:hint="eastAsia"/>
                <w:iCs/>
              </w:rPr>
              <w:t>确认</w:t>
            </w:r>
          </w:p>
          <w:p w:rsidR="002568A5" w:rsidRPr="00101265" w:rsidRDefault="002568A5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2568A5" w:rsidRDefault="002568A5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2568A5" w:rsidRPr="00653AEA" w:rsidRDefault="002568A5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Pr="000B4091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160EF2" w:rsidRDefault="00160EF2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1、</w:t>
            </w:r>
            <w:r w:rsidR="007916FC">
              <w:rPr>
                <w:rFonts w:ascii="宋体" w:hAnsi="宋体" w:hint="eastAsia"/>
                <w:sz w:val="20"/>
                <w:szCs w:val="20"/>
              </w:rPr>
              <w:t>输入</w:t>
            </w:r>
            <w:r w:rsidR="002913FF">
              <w:rPr>
                <w:rFonts w:ascii="宋体" w:hAnsi="宋体" w:hint="eastAsia"/>
                <w:sz w:val="20"/>
                <w:szCs w:val="20"/>
              </w:rPr>
              <w:t>提取</w:t>
            </w:r>
            <w:r>
              <w:rPr>
                <w:rFonts w:ascii="宋体" w:hAnsi="宋体" w:hint="eastAsia"/>
                <w:sz w:val="20"/>
                <w:szCs w:val="20"/>
              </w:rPr>
              <w:t>金额</w:t>
            </w:r>
          </w:p>
          <w:p w:rsidR="00552765" w:rsidRDefault="00552765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  1.1 </w:t>
            </w:r>
            <w:r w:rsidR="00567CCF">
              <w:rPr>
                <w:rFonts w:ascii="宋体" w:hAnsi="宋体" w:hint="eastAsia"/>
                <w:sz w:val="20"/>
                <w:szCs w:val="20"/>
              </w:rPr>
              <w:t xml:space="preserve">单日总赎回金额 &gt; </w:t>
            </w:r>
            <w:r w:rsidR="00E51F39">
              <w:rPr>
                <w:rFonts w:ascii="宋体" w:hAnsi="宋体" w:hint="eastAsia"/>
                <w:sz w:val="20"/>
                <w:szCs w:val="20"/>
              </w:rPr>
              <w:t>每日部分提取限制金额</w:t>
            </w:r>
            <w:r w:rsidR="003B73FA">
              <w:rPr>
                <w:rFonts w:ascii="宋体" w:hAnsi="宋体" w:hint="eastAsia"/>
                <w:sz w:val="20"/>
                <w:szCs w:val="20"/>
              </w:rPr>
              <w:t xml:space="preserve"> 时，每用户单日只能提取10万元</w:t>
            </w:r>
          </w:p>
          <w:p w:rsidR="00567CCF" w:rsidRDefault="00567CCF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  1.2 单日总赎回金额 &gt;</w:t>
            </w:r>
            <w:r w:rsidR="00E51F39">
              <w:rPr>
                <w:rFonts w:ascii="宋体" w:hAnsi="宋体" w:hint="eastAsia"/>
                <w:sz w:val="20"/>
                <w:szCs w:val="20"/>
              </w:rPr>
              <w:t xml:space="preserve"> </w:t>
            </w:r>
            <w:r w:rsidR="00E51F39" w:rsidRPr="00E51F39">
              <w:rPr>
                <w:rFonts w:ascii="宋体" w:hAnsi="宋体" w:hint="eastAsia"/>
                <w:sz w:val="20"/>
                <w:szCs w:val="20"/>
              </w:rPr>
              <w:t>每日暂停提取限制金额</w:t>
            </w:r>
            <w:r w:rsidR="003B73FA">
              <w:rPr>
                <w:rFonts w:ascii="宋体" w:hAnsi="宋体" w:hint="eastAsia"/>
                <w:sz w:val="20"/>
                <w:szCs w:val="20"/>
              </w:rPr>
              <w:t xml:space="preserve"> 时，暂停所有用户的提取</w:t>
            </w:r>
          </w:p>
          <w:p w:rsidR="000A5E0F" w:rsidRDefault="000A5E0F" w:rsidP="007916FC">
            <w:pPr>
              <w:rPr>
                <w:rFonts w:ascii="宋体" w:hAnsi="宋体"/>
                <w:sz w:val="20"/>
                <w:szCs w:val="20"/>
              </w:rPr>
            </w:pPr>
            <w:r w:rsidRPr="000A5E0F">
              <w:rPr>
                <w:rFonts w:ascii="宋体" w:hAnsi="宋体" w:hint="eastAsia"/>
                <w:sz w:val="20"/>
                <w:szCs w:val="20"/>
                <w:highlight w:val="yellow"/>
              </w:rPr>
              <w:lastRenderedPageBreak/>
              <w:t>当日提前限制金额未同步时，不做限制</w:t>
            </w:r>
          </w:p>
          <w:p w:rsidR="002568A5" w:rsidRDefault="00160EF2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2、</w:t>
            </w:r>
            <w:r w:rsidR="007916FC">
              <w:rPr>
                <w:rFonts w:ascii="宋体" w:hAnsi="宋体" w:hint="eastAsia"/>
                <w:sz w:val="20"/>
                <w:szCs w:val="20"/>
              </w:rPr>
              <w:t>提示预计到账时间</w:t>
            </w:r>
          </w:p>
          <w:p w:rsidR="00160EF2" w:rsidRPr="00160EF2" w:rsidRDefault="00160EF2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3、交易密码确认</w:t>
            </w:r>
          </w:p>
        </w:tc>
      </w:tr>
      <w:tr w:rsidR="002568A5" w:rsidTr="00C632AA">
        <w:tc>
          <w:tcPr>
            <w:tcW w:w="2156" w:type="dxa"/>
          </w:tcPr>
          <w:p w:rsidR="002568A5" w:rsidRPr="00653AEA" w:rsidRDefault="002568A5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lastRenderedPageBreak/>
              <w:t>操作的变化</w:t>
            </w:r>
          </w:p>
        </w:tc>
        <w:tc>
          <w:tcPr>
            <w:tcW w:w="6870" w:type="dxa"/>
          </w:tcPr>
          <w:p w:rsidR="002568A5" w:rsidRPr="00A13F87" w:rsidRDefault="002568A5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2568A5" w:rsidRPr="009D64EA" w:rsidRDefault="002568A5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B92628" w:rsidTr="00C632AA">
        <w:tc>
          <w:tcPr>
            <w:tcW w:w="2156" w:type="dxa"/>
          </w:tcPr>
          <w:p w:rsidR="00B92628" w:rsidRPr="00B92628" w:rsidRDefault="00B92628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B92628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B92628" w:rsidRDefault="00B92628" w:rsidP="00C632AA">
            <w:pPr>
              <w:ind w:left="1100" w:hangingChars="550" w:hanging="1100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B92628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确认输入的赎回金额格式限制在两位小数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；</w:t>
            </w:r>
          </w:p>
          <w:p w:rsidR="00B92628" w:rsidRDefault="00B92628" w:rsidP="00B92628">
            <w:pPr>
              <w:ind w:left="1100" w:hangingChars="550" w:hanging="1100"/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确认用户重复提交赎回请求，能够处理正确。如用户只有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1000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元的</w:t>
            </w:r>
            <w:r w:rsidR="00A352E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零活宝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产品，但是重复提交后，服务器接受了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2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条赎回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750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元的请求，用户只能赎回一笔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750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元的金额。</w:t>
            </w:r>
          </w:p>
          <w:p w:rsidR="009C1C07" w:rsidRDefault="009C1C07" w:rsidP="00B92628">
            <w:pPr>
              <w:ind w:left="1100" w:hangingChars="550" w:hanging="1100"/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检查赎回请求是否有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hidden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字段，对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hidden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字段进行篡改测试。</w:t>
            </w:r>
          </w:p>
          <w:p w:rsidR="009C1C07" w:rsidRDefault="009C1C07" w:rsidP="00B92628">
            <w:pPr>
              <w:ind w:left="1100" w:hangingChars="550" w:hanging="1100"/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对请求的用户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ID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进行修改，不允许用户赎回其他用户的</w:t>
            </w:r>
            <w:r w:rsidR="00A352E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零活宝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金额。</w:t>
            </w:r>
          </w:p>
          <w:p w:rsidR="009C1C07" w:rsidRPr="009C1C07" w:rsidRDefault="009C1C07" w:rsidP="00B213C7">
            <w:pPr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敏感信息保护：短信校验码、授权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token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、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sessionID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不能存储，禁止在页面和日志中展示。姓名、身份证号码、护照号及港澳台身份证号码、手机号码和邮箱在页面和日志中部分掩盖展示。</w:t>
            </w:r>
          </w:p>
        </w:tc>
      </w:tr>
    </w:tbl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0" w:name="_Toc42177713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70"/>
    </w:p>
    <w:p w:rsidR="002568A5" w:rsidRDefault="002568A5" w:rsidP="002568A5"/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1" w:name="_Toc42177713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71"/>
    </w:p>
    <w:p w:rsidR="002568A5" w:rsidRDefault="002568A5" w:rsidP="00664D33"/>
    <w:p w:rsidR="002568A5" w:rsidRPr="000313C6" w:rsidRDefault="002568A5" w:rsidP="002568A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trike/>
          <w:szCs w:val="21"/>
          <w:lang w:eastAsia="zh-TW"/>
        </w:rPr>
      </w:pPr>
      <w:bookmarkStart w:id="72" w:name="_Toc421777140"/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 xml:space="preserve">&lt; </w:t>
      </w:r>
      <w:r w:rsidR="000237EC" w:rsidRPr="000313C6">
        <w:rPr>
          <w:rFonts w:ascii="微软雅黑" w:eastAsia="微软雅黑" w:hAnsi="微软雅黑" w:hint="eastAsia"/>
          <w:b w:val="0"/>
          <w:strike/>
          <w:szCs w:val="21"/>
        </w:rPr>
        <w:t>5.2</w:t>
      </w: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 xml:space="preserve">, </w:t>
      </w:r>
      <w:r w:rsidR="000237EC" w:rsidRPr="000313C6">
        <w:rPr>
          <w:rFonts w:ascii="微软雅黑" w:eastAsia="微软雅黑" w:hAnsi="微软雅黑" w:hint="eastAsia"/>
          <w:b w:val="0"/>
          <w:strike/>
          <w:szCs w:val="21"/>
        </w:rPr>
        <w:t>支付密码确认</w:t>
      </w: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>&gt;</w:t>
      </w:r>
      <w:bookmarkEnd w:id="72"/>
    </w:p>
    <w:p w:rsidR="002568A5" w:rsidRPr="000313C6" w:rsidRDefault="002568A5" w:rsidP="002568A5">
      <w:pPr>
        <w:rPr>
          <w:strike/>
        </w:rPr>
      </w:pP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568A5" w:rsidRPr="000313C6" w:rsidTr="00C632AA">
        <w:tc>
          <w:tcPr>
            <w:tcW w:w="9026" w:type="dxa"/>
            <w:gridSpan w:val="2"/>
          </w:tcPr>
          <w:p w:rsidR="002568A5" w:rsidRPr="000313C6" w:rsidRDefault="000237EC" w:rsidP="00C632AA">
            <w:pPr>
              <w:rPr>
                <w:rFonts w:eastAsia="PMingLiU" w:cs="Arial"/>
                <w:iCs/>
                <w:strike/>
                <w:lang w:eastAsia="zh-TW"/>
              </w:rPr>
            </w:pPr>
            <w:r w:rsidRPr="000313C6">
              <w:rPr>
                <w:rFonts w:cs="Arial" w:hint="eastAsia"/>
                <w:iCs/>
                <w:strike/>
              </w:rPr>
              <w:t>5.2</w:t>
            </w:r>
            <w:r w:rsidR="002568A5" w:rsidRPr="000313C6">
              <w:rPr>
                <w:rFonts w:cs="Arial" w:hint="eastAsia"/>
                <w:iCs/>
                <w:strike/>
              </w:rPr>
              <w:t xml:space="preserve"> </w:t>
            </w:r>
            <w:r w:rsidRPr="000313C6">
              <w:rPr>
                <w:rFonts w:cs="Arial" w:hint="eastAsia"/>
                <w:iCs/>
                <w:strike/>
              </w:rPr>
              <w:t>支付密码确认</w:t>
            </w:r>
          </w:p>
          <w:p w:rsidR="002568A5" w:rsidRPr="000313C6" w:rsidRDefault="002568A5" w:rsidP="00C632AA">
            <w:pPr>
              <w:rPr>
                <w:rFonts w:eastAsia="PMingLiU" w:cs="Arial"/>
                <w:b/>
                <w:strike/>
                <w:lang w:eastAsia="zh-TW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trike/>
                <w:sz w:val="20"/>
                <w:lang w:eastAsia="zh-TW"/>
              </w:rPr>
            </w:pPr>
            <w:r w:rsidRPr="000313C6">
              <w:rPr>
                <w:rFonts w:ascii="宋体" w:hAnsi="宋体" w:cs="Arial" w:hint="eastAsia"/>
                <w:b/>
                <w:bCs/>
                <w:strike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ind w:left="1100" w:hangingChars="550" w:hanging="1100"/>
              <w:rPr>
                <w:rFonts w:ascii="Arial" w:eastAsia="PMingLiU" w:hAnsi="Arial" w:cs="Arial"/>
                <w:bCs/>
                <w:strike/>
                <w:sz w:val="20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宋体" w:hAnsi="宋体" w:cs="Arial"/>
                <w:b/>
                <w:bCs/>
                <w:strike/>
                <w:sz w:val="20"/>
              </w:rPr>
            </w:pPr>
            <w:r w:rsidRPr="000313C6">
              <w:rPr>
                <w:rFonts w:ascii="宋体" w:hAnsi="宋体" w:cs="Arial" w:hint="eastAsia"/>
                <w:b/>
                <w:bCs/>
                <w:strike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ind w:left="1100" w:hangingChars="550" w:hanging="1100"/>
              <w:rPr>
                <w:rFonts w:ascii="宋体" w:hAnsi="宋体" w:cs="Arial"/>
                <w:bCs/>
                <w:strike/>
                <w:sz w:val="20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trike/>
                <w:sz w:val="20"/>
                <w:lang w:eastAsia="zh-TW"/>
              </w:rPr>
            </w:pPr>
            <w:r w:rsidRPr="000313C6">
              <w:rPr>
                <w:rFonts w:ascii="Arial" w:eastAsia="PMingLiU" w:hAnsi="Arial" w:cs="Arial" w:hint="eastAsia"/>
                <w:b/>
                <w:bCs/>
                <w:strike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568A5" w:rsidRPr="000313C6" w:rsidRDefault="007916FC" w:rsidP="00C632AA">
            <w:pPr>
              <w:rPr>
                <w:rFonts w:ascii="宋体" w:hAnsi="宋体"/>
                <w:strike/>
                <w:sz w:val="20"/>
                <w:szCs w:val="20"/>
              </w:rPr>
            </w:pPr>
            <w:r w:rsidRPr="000313C6">
              <w:rPr>
                <w:rFonts w:ascii="宋体" w:hAnsi="宋体" w:hint="eastAsia"/>
                <w:strike/>
                <w:sz w:val="20"/>
                <w:szCs w:val="20"/>
              </w:rPr>
              <w:t>验证密码正确性</w:t>
            </w: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hAnsi="Arial" w:cs="Arial"/>
                <w:b/>
                <w:bCs/>
                <w:strike/>
                <w:sz w:val="20"/>
              </w:rPr>
            </w:pPr>
            <w:r w:rsidRPr="000313C6">
              <w:rPr>
                <w:rFonts w:ascii="Arial" w:hAnsi="Arial" w:cs="Arial" w:hint="eastAsia"/>
                <w:b/>
                <w:bCs/>
                <w:strike/>
                <w:sz w:val="20"/>
              </w:rPr>
              <w:t>操作的变化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rPr>
                <w:rFonts w:ascii="Arial" w:hAnsi="Arial" w:cs="Arial"/>
                <w:bCs/>
                <w:strike/>
                <w:sz w:val="20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trike/>
                <w:sz w:val="20"/>
                <w:lang w:eastAsia="zh-TW"/>
              </w:rPr>
            </w:pPr>
            <w:r w:rsidRPr="000313C6">
              <w:rPr>
                <w:rFonts w:ascii="宋体" w:hAnsi="宋体" w:cs="Arial" w:hint="eastAsia"/>
                <w:b/>
                <w:bCs/>
                <w:strike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ind w:left="1100" w:hangingChars="550" w:hanging="1100"/>
              <w:rPr>
                <w:rFonts w:ascii="Arial" w:hAnsi="Arial" w:cs="Arial"/>
                <w:bCs/>
                <w:strike/>
                <w:sz w:val="20"/>
              </w:rPr>
            </w:pPr>
            <w:r w:rsidRPr="000313C6">
              <w:rPr>
                <w:rFonts w:ascii="Arial" w:hAnsi="Arial" w:cs="Arial" w:hint="eastAsia"/>
                <w:bCs/>
                <w:strike/>
                <w:sz w:val="20"/>
              </w:rPr>
              <w:t xml:space="preserve"> </w:t>
            </w:r>
          </w:p>
        </w:tc>
      </w:tr>
    </w:tbl>
    <w:p w:rsidR="002568A5" w:rsidRPr="000313C6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trike/>
          <w:szCs w:val="21"/>
          <w:lang w:eastAsia="zh-TW"/>
        </w:rPr>
      </w:pPr>
      <w:bookmarkStart w:id="73" w:name="_Toc421777141"/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>变化的mockup</w:t>
      </w:r>
      <w:bookmarkEnd w:id="73"/>
    </w:p>
    <w:p w:rsidR="002568A5" w:rsidRPr="000313C6" w:rsidRDefault="002568A5" w:rsidP="002568A5">
      <w:pPr>
        <w:rPr>
          <w:strike/>
        </w:rPr>
      </w:pPr>
    </w:p>
    <w:p w:rsidR="002568A5" w:rsidRPr="000313C6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trike/>
          <w:szCs w:val="21"/>
          <w:lang w:eastAsia="zh-TW"/>
        </w:rPr>
      </w:pPr>
      <w:bookmarkStart w:id="74" w:name="_Toc421777142"/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lastRenderedPageBreak/>
        <w:t>Exception出错</w:t>
      </w: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ab/>
        <w:t>mockup</w:t>
      </w:r>
      <w:bookmarkEnd w:id="74"/>
    </w:p>
    <w:p w:rsidR="002568A5" w:rsidRDefault="002568A5" w:rsidP="00664D33"/>
    <w:p w:rsidR="002568A5" w:rsidRPr="003D5105" w:rsidRDefault="002568A5" w:rsidP="002568A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5" w:name="_Toc42177714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0237EC">
        <w:rPr>
          <w:rFonts w:ascii="微软雅黑" w:eastAsia="微软雅黑" w:hAnsi="微软雅黑" w:hint="eastAsia"/>
          <w:b w:val="0"/>
          <w:szCs w:val="21"/>
        </w:rPr>
        <w:t>5</w:t>
      </w:r>
      <w:r>
        <w:rPr>
          <w:rFonts w:ascii="微软雅黑" w:eastAsia="微软雅黑" w:hAnsi="微软雅黑" w:hint="eastAsia"/>
          <w:b w:val="0"/>
          <w:szCs w:val="21"/>
        </w:rPr>
        <w:t>.</w:t>
      </w:r>
      <w:r w:rsidR="000237EC">
        <w:rPr>
          <w:rFonts w:ascii="微软雅黑" w:eastAsia="微软雅黑" w:hAnsi="微软雅黑" w:hint="eastAsia"/>
          <w:b w:val="0"/>
          <w:szCs w:val="21"/>
        </w:rPr>
        <w:t>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0237EC">
        <w:rPr>
          <w:rFonts w:ascii="微软雅黑" w:eastAsia="微软雅黑" w:hAnsi="微软雅黑" w:hint="eastAsia"/>
          <w:b w:val="0"/>
          <w:szCs w:val="21"/>
        </w:rPr>
        <w:t>信息提示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75"/>
    </w:p>
    <w:p w:rsidR="002568A5" w:rsidRPr="00042EA4" w:rsidRDefault="002568A5" w:rsidP="002568A5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568A5" w:rsidTr="00C632AA">
        <w:tc>
          <w:tcPr>
            <w:tcW w:w="9026" w:type="dxa"/>
            <w:gridSpan w:val="2"/>
          </w:tcPr>
          <w:p w:rsidR="002568A5" w:rsidRDefault="000237EC" w:rsidP="00C632AA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>5.3</w:t>
            </w:r>
            <w:r w:rsidR="002568A5">
              <w:rPr>
                <w:rFonts w:cs="Arial" w:hint="eastAsia"/>
                <w:iCs/>
              </w:rPr>
              <w:t xml:space="preserve"> </w:t>
            </w:r>
            <w:r>
              <w:rPr>
                <w:rFonts w:cs="Arial" w:hint="eastAsia"/>
                <w:iCs/>
              </w:rPr>
              <w:t>信息提示</w:t>
            </w:r>
          </w:p>
          <w:p w:rsidR="002568A5" w:rsidRPr="00101265" w:rsidRDefault="002568A5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2568A5" w:rsidRDefault="002568A5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2568A5" w:rsidRPr="00653AEA" w:rsidRDefault="002568A5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Pr="000B4091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568A5" w:rsidRPr="003F2B86" w:rsidRDefault="007916FC" w:rsidP="00C632AA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提示</w:t>
            </w:r>
            <w:r w:rsidR="002913FF">
              <w:rPr>
                <w:rFonts w:ascii="宋体" w:hAnsi="宋体" w:hint="eastAsia"/>
                <w:sz w:val="20"/>
                <w:szCs w:val="20"/>
              </w:rPr>
              <w:t>提取</w:t>
            </w:r>
            <w:r>
              <w:rPr>
                <w:rFonts w:ascii="宋体" w:hAnsi="宋体" w:hint="eastAsia"/>
                <w:sz w:val="20"/>
                <w:szCs w:val="20"/>
              </w:rPr>
              <w:t>到账时间</w:t>
            </w:r>
          </w:p>
        </w:tc>
      </w:tr>
      <w:tr w:rsidR="002568A5" w:rsidTr="00C632AA">
        <w:tc>
          <w:tcPr>
            <w:tcW w:w="2156" w:type="dxa"/>
          </w:tcPr>
          <w:p w:rsidR="002568A5" w:rsidRPr="00653AEA" w:rsidRDefault="002568A5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2568A5" w:rsidRPr="00A13F87" w:rsidRDefault="002568A5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2568A5" w:rsidRPr="009D64EA" w:rsidRDefault="002568A5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6" w:name="_Toc421777144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  <w:bookmarkEnd w:id="76"/>
    </w:p>
    <w:p w:rsidR="002568A5" w:rsidRDefault="002568A5" w:rsidP="002568A5"/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7" w:name="_Toc421777145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77"/>
    </w:p>
    <w:p w:rsidR="002568A5" w:rsidRDefault="00BE0490" w:rsidP="00BE0490"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产品金融属性</w:t>
      </w:r>
    </w:p>
    <w:tbl>
      <w:tblPr>
        <w:tblW w:w="0" w:type="auto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2736"/>
        <w:gridCol w:w="2310"/>
      </w:tblGrid>
      <w:tr w:rsidR="00BE0490" w:rsidTr="00BE0490">
        <w:trPr>
          <w:trHeight w:val="330"/>
        </w:trPr>
        <w:tc>
          <w:tcPr>
            <w:tcW w:w="1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类别</w:t>
            </w:r>
          </w:p>
        </w:tc>
        <w:tc>
          <w:tcPr>
            <w:tcW w:w="27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项目</w:t>
            </w:r>
          </w:p>
        </w:tc>
        <w:tc>
          <w:tcPr>
            <w:tcW w:w="23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  <w:t>备注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新客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是否有新客产品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转让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是否支持转让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不支持</w:t>
            </w:r>
          </w:p>
        </w:tc>
      </w:tr>
      <w:tr w:rsidR="00BE0490" w:rsidTr="00BE0490">
        <w:trPr>
          <w:trHeight w:val="33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0490" w:rsidRDefault="00BE0490">
            <w:pPr>
              <w:jc w:val="left"/>
              <w:rPr>
                <w:rFonts w:ascii="微软雅黑" w:eastAsia="微软雅黑" w:hAnsi="微软雅黑" w:cs="Calibri"/>
                <w:sz w:val="20"/>
                <w:szCs w:val="20"/>
              </w:rPr>
            </w:pP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转让具体逻辑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/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变现通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是否支持变现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不支持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陆米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是否赠送陆米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0490" w:rsidRDefault="00BE0490">
            <w:pPr>
              <w:jc w:val="left"/>
              <w:rPr>
                <w:rFonts w:ascii="微软雅黑" w:eastAsia="微软雅黑" w:hAnsi="微软雅黑" w:cs="Calibri"/>
                <w:sz w:val="20"/>
                <w:szCs w:val="20"/>
              </w:rPr>
            </w:pP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陆米赠送规则是否特殊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/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陆金币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投资是否能使用陆金币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0490" w:rsidRDefault="00BE0490">
            <w:pPr>
              <w:jc w:val="left"/>
              <w:rPr>
                <w:rFonts w:ascii="微软雅黑" w:eastAsia="微软雅黑" w:hAnsi="微软雅黑" w:cs="Calibri"/>
                <w:sz w:val="20"/>
                <w:szCs w:val="20"/>
              </w:rPr>
            </w:pP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是否存在套利风险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/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贡献值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投资是否有贡献值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0490" w:rsidRDefault="00BE0490">
            <w:pPr>
              <w:jc w:val="left"/>
              <w:rPr>
                <w:rFonts w:ascii="微软雅黑" w:eastAsia="微软雅黑" w:hAnsi="微软雅黑" w:cs="Calibri"/>
                <w:sz w:val="20"/>
                <w:szCs w:val="20"/>
              </w:rPr>
            </w:pP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贡献值是否有特殊逻辑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/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单品返赠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是否有特殊单品返赠需求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御先用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是否支持御先用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/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支付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是否支持先投资后代扣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E0490" w:rsidRDefault="00BE0490">
            <w:pPr>
              <w:jc w:val="left"/>
              <w:rPr>
                <w:rFonts w:ascii="微软雅黑" w:eastAsia="微软雅黑" w:hAnsi="微软雅黑" w:cs="Calibri"/>
                <w:sz w:val="20"/>
                <w:szCs w:val="20"/>
              </w:rPr>
            </w:pP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是否支持不绑卡走快捷支付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支持</w:t>
            </w:r>
          </w:p>
        </w:tc>
      </w:tr>
      <w:tr w:rsidR="00BE0490" w:rsidTr="00BE0490">
        <w:trPr>
          <w:trHeight w:val="330"/>
        </w:trPr>
        <w:tc>
          <w:tcPr>
            <w:tcW w:w="14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回款自动投资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是否支持回款自动投资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不支持</w:t>
            </w:r>
          </w:p>
        </w:tc>
      </w:tr>
      <w:tr w:rsidR="00BE0490" w:rsidTr="00BE0490">
        <w:trPr>
          <w:trHeight w:val="660"/>
        </w:trPr>
        <w:tc>
          <w:tcPr>
            <w:tcW w:w="14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陆金宝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回款是否允许进陆金宝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0490" w:rsidRDefault="00BE0490">
            <w:pPr>
              <w:spacing w:after="200" w:line="276" w:lineRule="auto"/>
              <w:jc w:val="center"/>
              <w:rPr>
                <w:rFonts w:ascii="微软雅黑" w:eastAsia="微软雅黑" w:hAnsi="微软雅黑" w:cs="Calibri"/>
                <w:sz w:val="22"/>
                <w:szCs w:val="22"/>
                <w:lang w:eastAsia="en-US"/>
              </w:rPr>
            </w:pPr>
            <w:r>
              <w:rPr>
                <w:rFonts w:ascii="微软雅黑" w:eastAsia="微软雅黑" w:hAnsi="微软雅黑" w:hint="eastAsia"/>
              </w:rPr>
              <w:t>不支持</w:t>
            </w:r>
          </w:p>
        </w:tc>
      </w:tr>
    </w:tbl>
    <w:p w:rsidR="00BE0490" w:rsidRDefault="00BE0490" w:rsidP="00BE0490">
      <w:pPr>
        <w:rPr>
          <w:rFonts w:hint="eastAsia"/>
        </w:rPr>
      </w:pPr>
    </w:p>
    <w:p w:rsidR="000426F6" w:rsidRPr="000426F6" w:rsidRDefault="000426F6" w:rsidP="000426F6"/>
    <w:p w:rsidR="00C61AA8" w:rsidRPr="003D5105" w:rsidRDefault="00C61AA8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8" w:name="_Toc421777146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直邮</w:t>
      </w:r>
      <w:r w:rsidR="009F4BD7" w:rsidRPr="003D5105">
        <w:rPr>
          <w:rFonts w:ascii="微软雅黑" w:eastAsia="微软雅黑" w:hAnsi="微软雅黑" w:hint="eastAsia"/>
          <w:b w:val="0"/>
          <w:szCs w:val="21"/>
          <w:lang w:eastAsia="zh-TW"/>
        </w:rPr>
        <w:t>/短信</w:t>
      </w:r>
      <w:bookmarkEnd w:id="78"/>
    </w:p>
    <w:p w:rsidR="00184A98" w:rsidRPr="00C50CBC" w:rsidRDefault="00184A98" w:rsidP="00184A98"/>
    <w:p w:rsidR="00BF48CF" w:rsidRPr="00696A88" w:rsidRDefault="00BF48CF" w:rsidP="00BF48CF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1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BF48CF" w:rsidRPr="00501853" w:rsidTr="00C50CBC">
        <w:tc>
          <w:tcPr>
            <w:tcW w:w="9026" w:type="dxa"/>
            <w:gridSpan w:val="2"/>
          </w:tcPr>
          <w:p w:rsidR="00BF48CF" w:rsidRPr="00FB33CF" w:rsidRDefault="00BF48CF" w:rsidP="00C50CBC">
            <w:pPr>
              <w:rPr>
                <w:rFonts w:ascii="宋体" w:hAnsi="宋体" w:cs="Arial"/>
                <w:b/>
                <w:lang w:eastAsia="zh-TW"/>
              </w:rPr>
            </w:pPr>
          </w:p>
          <w:p w:rsidR="00BF48CF" w:rsidRPr="00FB33CF" w:rsidRDefault="000832D9" w:rsidP="00C14B80">
            <w:pPr>
              <w:rPr>
                <w:rFonts w:ascii="宋体" w:hAnsi="宋体" w:cs="Arial"/>
              </w:rPr>
            </w:pPr>
            <w:r w:rsidRPr="000832D9">
              <w:rPr>
                <w:rFonts w:ascii="宋体" w:hAnsi="宋体" w:cs="Arial" w:hint="eastAsia"/>
              </w:rPr>
              <w:t>尊敬的[$realName$]，您于[$</w:t>
            </w:r>
            <w:r w:rsidR="00C14B80">
              <w:rPr>
                <w:rFonts w:ascii="宋体" w:hAnsi="宋体" w:cs="Arial" w:hint="eastAsia"/>
              </w:rPr>
              <w:t>投资</w:t>
            </w:r>
            <w:r w:rsidRPr="000832D9">
              <w:rPr>
                <w:rFonts w:ascii="宋体" w:hAnsi="宋体" w:cs="Arial" w:hint="eastAsia"/>
              </w:rPr>
              <w:t>申请时间</w:t>
            </w:r>
            <w:r w:rsidR="00670E0C">
              <w:rPr>
                <w:rFonts w:ascii="宋体" w:hAnsi="宋体" w:cs="Arial" w:hint="eastAsia"/>
              </w:rPr>
              <w:t>,yyyy-MM-dd hh24:mi:ss</w:t>
            </w:r>
            <w:r w:rsidRPr="000832D9">
              <w:rPr>
                <w:rFonts w:ascii="宋体" w:hAnsi="宋体" w:cs="Arial" w:hint="eastAsia"/>
              </w:rPr>
              <w:t>]发起金额为[$appliedAmount$]元的[$productName$]项目的投资已确认，将于[$起息时间$]起息。详情登录网站查看。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触发点</w:t>
            </w:r>
          </w:p>
        </w:tc>
        <w:tc>
          <w:tcPr>
            <w:tcW w:w="6870" w:type="dxa"/>
          </w:tcPr>
          <w:p w:rsidR="00BF48CF" w:rsidRPr="00FB33CF" w:rsidRDefault="00ED0E21" w:rsidP="00C50CBC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投资确认</w:t>
            </w:r>
            <w:r w:rsidR="00440977">
              <w:rPr>
                <w:rFonts w:ascii="宋体" w:hAnsi="宋体" w:cs="Arial" w:hint="eastAsia"/>
                <w:bCs/>
                <w:sz w:val="20"/>
              </w:rPr>
              <w:t>完成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BF48CF" w:rsidRPr="00FB33CF" w:rsidRDefault="006614FE" w:rsidP="00C50CB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定时任务6.2，获取Lfex-TA申购确认文件，发送确认短信。</w:t>
            </w:r>
          </w:p>
        </w:tc>
      </w:tr>
      <w:tr w:rsidR="004E2238" w:rsidRPr="00FB33CF" w:rsidTr="00C50CBC">
        <w:tc>
          <w:tcPr>
            <w:tcW w:w="2156" w:type="dxa"/>
          </w:tcPr>
          <w:p w:rsidR="004E2238" w:rsidRPr="00FB33CF" w:rsidRDefault="004E2238" w:rsidP="00C50CBC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静默期</w:t>
            </w:r>
          </w:p>
        </w:tc>
        <w:tc>
          <w:tcPr>
            <w:tcW w:w="6870" w:type="dxa"/>
          </w:tcPr>
          <w:p w:rsidR="004E2238" w:rsidRDefault="004E2238" w:rsidP="00C50CB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BF48CF" w:rsidRPr="00C50CBC" w:rsidRDefault="00BF48CF" w:rsidP="00184A98"/>
    <w:p w:rsidR="00BF48CF" w:rsidRPr="00696A88" w:rsidRDefault="00BF48CF" w:rsidP="00BF48CF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2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BF48CF" w:rsidRPr="00501853" w:rsidTr="00C50CBC">
        <w:tc>
          <w:tcPr>
            <w:tcW w:w="9026" w:type="dxa"/>
            <w:gridSpan w:val="2"/>
          </w:tcPr>
          <w:p w:rsidR="00BF48CF" w:rsidRPr="00FB33CF" w:rsidRDefault="00BF48CF" w:rsidP="00C50CBC">
            <w:pPr>
              <w:rPr>
                <w:rFonts w:ascii="宋体" w:hAnsi="宋体" w:cs="Arial"/>
                <w:b/>
                <w:lang w:eastAsia="zh-TW"/>
              </w:rPr>
            </w:pPr>
          </w:p>
          <w:p w:rsidR="00BF48CF" w:rsidRPr="00FB33CF" w:rsidRDefault="00F80EC4" w:rsidP="00C50CBC">
            <w:pPr>
              <w:rPr>
                <w:rFonts w:ascii="宋体" w:hAnsi="宋体" w:cs="Arial"/>
              </w:rPr>
            </w:pPr>
            <w:r w:rsidRPr="00F80EC4">
              <w:rPr>
                <w:rFonts w:ascii="宋体" w:hAnsi="宋体" w:cs="Arial" w:hint="eastAsia"/>
              </w:rPr>
              <w:t>尊敬的[$realName$]，您于[$提取申请时间</w:t>
            </w:r>
            <w:r w:rsidR="005F7222">
              <w:rPr>
                <w:rFonts w:ascii="宋体" w:hAnsi="宋体" w:cs="Arial" w:hint="eastAsia"/>
              </w:rPr>
              <w:t>,yyyy-MM-dd hh24:mi:ss</w:t>
            </w:r>
            <w:r w:rsidRPr="00F80EC4">
              <w:rPr>
                <w:rFonts w:ascii="宋体" w:hAnsi="宋体" w:cs="Arial" w:hint="eastAsia"/>
              </w:rPr>
              <w:t>]提取[$projectNname$]的资金[$金额$]元已到账。详情登录网站查看。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BF48CF" w:rsidRPr="00FB33CF" w:rsidRDefault="00ED0E21" w:rsidP="00C50CBC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提取</w:t>
            </w:r>
            <w:r w:rsidR="005921E8">
              <w:rPr>
                <w:rFonts w:ascii="宋体" w:hAnsi="宋体" w:cs="Arial" w:hint="eastAsia"/>
                <w:bCs/>
                <w:sz w:val="20"/>
              </w:rPr>
              <w:t>资金到账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BF48CF" w:rsidRPr="00FB33CF" w:rsidRDefault="008C4B0C" w:rsidP="008C4B0C">
            <w:pPr>
              <w:rPr>
                <w:rFonts w:ascii="宋体" w:hAnsi="宋体"/>
                <w:sz w:val="20"/>
                <w:szCs w:val="20"/>
                <w:lang w:eastAsia="zh-TW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定时任务6.3，获取Lfex-TA赎回确认文件，完成资金划拨提醒用户。</w:t>
            </w:r>
          </w:p>
        </w:tc>
      </w:tr>
      <w:tr w:rsidR="00345582" w:rsidRPr="00FB33CF" w:rsidTr="00345582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Pr="00FB33CF" w:rsidRDefault="00345582" w:rsidP="00092E32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Default="00345582" w:rsidP="00092E3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BF48CF" w:rsidRPr="00C50CBC" w:rsidRDefault="00BF48CF" w:rsidP="00184A98"/>
    <w:p w:rsidR="00BF48CF" w:rsidRPr="00C50CBC" w:rsidRDefault="00BF48CF" w:rsidP="00184A98"/>
    <w:p w:rsidR="00184A98" w:rsidRPr="00696A88" w:rsidRDefault="00184A98" w:rsidP="00184A98">
      <w:r>
        <w:rPr>
          <w:rFonts w:eastAsia="PMingLiU" w:hint="eastAsia"/>
          <w:lang w:eastAsia="zh-TW"/>
        </w:rPr>
        <w:t>短信</w:t>
      </w:r>
      <w:r w:rsidR="00BF48CF">
        <w:rPr>
          <w:rFonts w:hint="eastAsia"/>
        </w:rPr>
        <w:t>3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184A98" w:rsidRPr="00501853" w:rsidTr="000D3107">
        <w:tc>
          <w:tcPr>
            <w:tcW w:w="9026" w:type="dxa"/>
            <w:gridSpan w:val="2"/>
          </w:tcPr>
          <w:p w:rsidR="00184A98" w:rsidRPr="00FB33CF" w:rsidRDefault="00184A98" w:rsidP="000D3107">
            <w:pPr>
              <w:rPr>
                <w:rFonts w:ascii="宋体" w:hAnsi="宋体" w:cs="Arial"/>
                <w:b/>
                <w:lang w:eastAsia="zh-TW"/>
              </w:rPr>
            </w:pPr>
          </w:p>
          <w:p w:rsidR="00184A98" w:rsidRPr="00FB33CF" w:rsidRDefault="00E14D4C" w:rsidP="00DE1853">
            <w:pPr>
              <w:rPr>
                <w:rFonts w:ascii="宋体" w:hAnsi="宋体" w:cs="Arial"/>
              </w:rPr>
            </w:pPr>
            <w:r w:rsidRPr="00E14D4C">
              <w:rPr>
                <w:rFonts w:ascii="宋体" w:hAnsi="宋体" w:cs="Arial" w:hint="eastAsia"/>
              </w:rPr>
              <w:t>XX月XX日</w:t>
            </w:r>
            <w:r w:rsidR="00FC099E">
              <w:rPr>
                <w:rFonts w:ascii="宋体" w:hAnsi="宋体" w:cs="Arial" w:hint="eastAsia"/>
              </w:rPr>
              <w:t>{$产品名称}申购资金划拨完成</w:t>
            </w:r>
            <w:r w:rsidR="006A1209">
              <w:rPr>
                <w:rFonts w:ascii="宋体" w:hAnsi="宋体" w:cs="Arial" w:hint="eastAsia"/>
              </w:rPr>
              <w:t>，成功金额</w:t>
            </w:r>
            <w:r w:rsidR="00797D7B">
              <w:rPr>
                <w:rFonts w:ascii="宋体" w:hAnsi="宋体" w:cs="Arial" w:hint="eastAsia"/>
              </w:rPr>
              <w:t>{</w:t>
            </w:r>
            <w:r w:rsidR="006A1209">
              <w:rPr>
                <w:rFonts w:ascii="宋体" w:hAnsi="宋体" w:cs="Arial" w:hint="eastAsia"/>
              </w:rPr>
              <w:t>$成功金额$</w:t>
            </w:r>
            <w:r w:rsidR="00797D7B">
              <w:rPr>
                <w:rFonts w:ascii="宋体" w:hAnsi="宋体" w:cs="Arial" w:hint="eastAsia"/>
              </w:rPr>
              <w:t>}</w:t>
            </w:r>
            <w:r w:rsidR="006A1209">
              <w:rPr>
                <w:rFonts w:ascii="宋体" w:hAnsi="宋体" w:cs="Arial" w:hint="eastAsia"/>
              </w:rPr>
              <w:t>元，失败金额</w:t>
            </w:r>
            <w:r w:rsidR="00797D7B">
              <w:rPr>
                <w:rFonts w:ascii="宋体" w:hAnsi="宋体" w:cs="Arial" w:hint="eastAsia"/>
              </w:rPr>
              <w:t>{</w:t>
            </w:r>
            <w:r w:rsidR="006A1209">
              <w:rPr>
                <w:rFonts w:ascii="宋体" w:hAnsi="宋体" w:cs="Arial" w:hint="eastAsia"/>
              </w:rPr>
              <w:t>$失败金额$</w:t>
            </w:r>
            <w:r w:rsidR="00797D7B">
              <w:rPr>
                <w:rFonts w:ascii="宋体" w:hAnsi="宋体" w:cs="Arial" w:hint="eastAsia"/>
              </w:rPr>
              <w:t>}</w:t>
            </w:r>
            <w:r w:rsidR="006A1209">
              <w:rPr>
                <w:rFonts w:ascii="宋体" w:hAnsi="宋体" w:cs="Arial" w:hint="eastAsia"/>
              </w:rPr>
              <w:t>元。</w:t>
            </w:r>
          </w:p>
        </w:tc>
      </w:tr>
      <w:tr w:rsidR="00184A98" w:rsidRPr="00FB33CF" w:rsidTr="000D3107">
        <w:tc>
          <w:tcPr>
            <w:tcW w:w="2156" w:type="dxa"/>
          </w:tcPr>
          <w:p w:rsidR="00184A98" w:rsidRPr="00FB33CF" w:rsidRDefault="00184A98" w:rsidP="000D3107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184A98" w:rsidRPr="00FB33CF" w:rsidRDefault="00FC099E" w:rsidP="00851B30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申购资金划拨成功</w:t>
            </w:r>
          </w:p>
        </w:tc>
      </w:tr>
      <w:tr w:rsidR="00184A98" w:rsidRPr="00FB33CF" w:rsidTr="000D3107">
        <w:tc>
          <w:tcPr>
            <w:tcW w:w="2156" w:type="dxa"/>
          </w:tcPr>
          <w:p w:rsidR="00184A98" w:rsidRPr="00FB33CF" w:rsidRDefault="00184A98" w:rsidP="000D310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184A98" w:rsidRPr="00FB33CF" w:rsidRDefault="00184A98" w:rsidP="000D3107">
            <w:pPr>
              <w:rPr>
                <w:rFonts w:ascii="宋体" w:hAnsi="宋体"/>
                <w:sz w:val="20"/>
                <w:szCs w:val="20"/>
                <w:lang w:eastAsia="zh-TW"/>
              </w:rPr>
            </w:pPr>
          </w:p>
        </w:tc>
      </w:tr>
    </w:tbl>
    <w:p w:rsidR="00184A98" w:rsidRDefault="00184A98" w:rsidP="00184A98">
      <w:pPr>
        <w:rPr>
          <w:rFonts w:eastAsia="PMingLiU"/>
          <w:lang w:eastAsia="zh-TW"/>
        </w:rPr>
      </w:pPr>
    </w:p>
    <w:p w:rsidR="00955825" w:rsidRPr="006A1209" w:rsidRDefault="00955825" w:rsidP="00C61AA8">
      <w:pPr>
        <w:rPr>
          <w:strike/>
        </w:rPr>
      </w:pPr>
      <w:r w:rsidRPr="006A1209">
        <w:rPr>
          <w:rFonts w:eastAsia="PMingLiU" w:hint="eastAsia"/>
          <w:strike/>
          <w:lang w:eastAsia="zh-TW"/>
        </w:rPr>
        <w:t>短信</w:t>
      </w:r>
      <w:r w:rsidR="00BF48CF" w:rsidRPr="006A1209">
        <w:rPr>
          <w:rFonts w:hint="eastAsia"/>
          <w:strike/>
        </w:rPr>
        <w:t>4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955825" w:rsidRPr="006A1209" w:rsidTr="000D3107">
        <w:tc>
          <w:tcPr>
            <w:tcW w:w="9026" w:type="dxa"/>
            <w:gridSpan w:val="2"/>
          </w:tcPr>
          <w:p w:rsidR="00955825" w:rsidRPr="006A1209" w:rsidRDefault="00955825" w:rsidP="000D3107">
            <w:pPr>
              <w:rPr>
                <w:rFonts w:ascii="宋体" w:hAnsi="宋体" w:cs="Arial"/>
                <w:b/>
                <w:strike/>
                <w:lang w:eastAsia="zh-TW"/>
              </w:rPr>
            </w:pPr>
          </w:p>
          <w:p w:rsidR="00955825" w:rsidRPr="006A1209" w:rsidRDefault="00FC099E" w:rsidP="00FC099E">
            <w:pPr>
              <w:rPr>
                <w:rFonts w:ascii="宋体" w:hAnsi="宋体" w:cs="Arial"/>
                <w:strike/>
              </w:rPr>
            </w:pPr>
            <w:r w:rsidRPr="006A1209">
              <w:rPr>
                <w:rFonts w:ascii="宋体" w:hAnsi="宋体" w:cs="Arial" w:hint="eastAsia"/>
                <w:strike/>
              </w:rPr>
              <w:t>XX月XX日{$产品名称}申购资金划拨失败</w:t>
            </w:r>
            <w:r w:rsidR="003F3FD6" w:rsidRPr="006A1209">
              <w:rPr>
                <w:rFonts w:ascii="宋体" w:hAnsi="宋体" w:cs="Arial" w:hint="eastAsia"/>
                <w:strike/>
              </w:rPr>
              <w:t>（[$第几笔$]/[$总笔数$]）</w:t>
            </w:r>
            <w:r w:rsidRPr="006A1209">
              <w:rPr>
                <w:rFonts w:ascii="宋体" w:hAnsi="宋体" w:cs="Arial" w:hint="eastAsia"/>
                <w:strike/>
              </w:rPr>
              <w:t>。</w:t>
            </w:r>
          </w:p>
        </w:tc>
      </w:tr>
      <w:tr w:rsidR="00955825" w:rsidRPr="006A1209" w:rsidTr="000D3107">
        <w:tc>
          <w:tcPr>
            <w:tcW w:w="2156" w:type="dxa"/>
          </w:tcPr>
          <w:p w:rsidR="00955825" w:rsidRPr="006A1209" w:rsidRDefault="00955825" w:rsidP="000D3107">
            <w:pPr>
              <w:jc w:val="left"/>
              <w:rPr>
                <w:rFonts w:ascii="宋体" w:hAnsi="宋体" w:cs="Arial"/>
                <w:b/>
                <w:bCs/>
                <w:strike/>
                <w:sz w:val="20"/>
              </w:rPr>
            </w:pPr>
            <w:r w:rsidRPr="006A1209">
              <w:rPr>
                <w:rFonts w:ascii="宋体" w:hAnsi="宋体" w:cs="Arial" w:hint="eastAsia"/>
                <w:b/>
                <w:bCs/>
                <w:strike/>
                <w:sz w:val="20"/>
              </w:rPr>
              <w:t>触发点</w:t>
            </w:r>
          </w:p>
        </w:tc>
        <w:tc>
          <w:tcPr>
            <w:tcW w:w="6870" w:type="dxa"/>
          </w:tcPr>
          <w:p w:rsidR="00955825" w:rsidRPr="006A1209" w:rsidRDefault="00FC099E" w:rsidP="00851B30">
            <w:pPr>
              <w:rPr>
                <w:rFonts w:ascii="宋体" w:hAnsi="宋体" w:cs="Arial"/>
                <w:bCs/>
                <w:strike/>
                <w:sz w:val="20"/>
              </w:rPr>
            </w:pPr>
            <w:r w:rsidRPr="006A1209">
              <w:rPr>
                <w:rFonts w:ascii="宋体" w:hAnsi="宋体" w:cs="Arial" w:hint="eastAsia"/>
                <w:bCs/>
                <w:strike/>
                <w:sz w:val="20"/>
              </w:rPr>
              <w:t>申购资金划拨失败</w:t>
            </w:r>
          </w:p>
        </w:tc>
      </w:tr>
      <w:tr w:rsidR="00955825" w:rsidRPr="006A1209" w:rsidTr="000D3107">
        <w:tc>
          <w:tcPr>
            <w:tcW w:w="2156" w:type="dxa"/>
          </w:tcPr>
          <w:p w:rsidR="00955825" w:rsidRPr="006A1209" w:rsidRDefault="00955825" w:rsidP="000D3107">
            <w:pPr>
              <w:jc w:val="left"/>
              <w:rPr>
                <w:rFonts w:ascii="宋体" w:hAnsi="宋体" w:cs="Arial"/>
                <w:b/>
                <w:bCs/>
                <w:strike/>
                <w:sz w:val="20"/>
                <w:lang w:eastAsia="zh-TW"/>
              </w:rPr>
            </w:pPr>
            <w:r w:rsidRPr="006A1209">
              <w:rPr>
                <w:rFonts w:ascii="宋体" w:hAnsi="宋体" w:cs="Arial" w:hint="eastAsia"/>
                <w:b/>
                <w:bCs/>
                <w:strike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955825" w:rsidRPr="006A1209" w:rsidRDefault="00955825" w:rsidP="000D3107">
            <w:pPr>
              <w:rPr>
                <w:rFonts w:ascii="宋体" w:hAnsi="宋体"/>
                <w:strike/>
                <w:sz w:val="20"/>
                <w:szCs w:val="20"/>
                <w:lang w:eastAsia="zh-TW"/>
              </w:rPr>
            </w:pPr>
          </w:p>
        </w:tc>
      </w:tr>
    </w:tbl>
    <w:p w:rsidR="00955825" w:rsidRPr="000D3107" w:rsidRDefault="00955825" w:rsidP="00C61AA8"/>
    <w:p w:rsidR="00A22672" w:rsidRPr="00696A88" w:rsidRDefault="00A22672" w:rsidP="00A22672">
      <w:r>
        <w:rPr>
          <w:rFonts w:eastAsia="PMingLiU" w:hint="eastAsia"/>
          <w:lang w:eastAsia="zh-TW"/>
        </w:rPr>
        <w:t>短信</w:t>
      </w:r>
      <w:r w:rsidR="00BF48CF">
        <w:rPr>
          <w:rFonts w:hint="eastAsia"/>
        </w:rPr>
        <w:t>5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A22672" w:rsidRPr="00FB33CF" w:rsidTr="00875F93">
        <w:tc>
          <w:tcPr>
            <w:tcW w:w="9026" w:type="dxa"/>
            <w:gridSpan w:val="2"/>
          </w:tcPr>
          <w:p w:rsidR="00A22672" w:rsidRPr="00FB33CF" w:rsidRDefault="00A22672" w:rsidP="00875F93">
            <w:pPr>
              <w:rPr>
                <w:rFonts w:ascii="宋体" w:hAnsi="宋体" w:cs="Arial"/>
                <w:b/>
              </w:rPr>
            </w:pPr>
          </w:p>
          <w:p w:rsidR="00A22672" w:rsidRPr="00FB33CF" w:rsidRDefault="0095572C" w:rsidP="005A32A4">
            <w:pPr>
              <w:rPr>
                <w:rFonts w:ascii="宋体" w:hAnsi="宋体" w:cs="Arial"/>
              </w:rPr>
            </w:pPr>
            <w:r w:rsidRPr="00E14D4C">
              <w:rPr>
                <w:rFonts w:ascii="宋体" w:hAnsi="宋体" w:cs="Arial" w:hint="eastAsia"/>
              </w:rPr>
              <w:t>XX月XX日</w:t>
            </w:r>
            <w:r>
              <w:rPr>
                <w:rFonts w:ascii="宋体" w:hAnsi="宋体" w:cs="Arial" w:hint="eastAsia"/>
              </w:rPr>
              <w:t>{$产品名称}赎回资金划拨</w:t>
            </w:r>
            <w:r w:rsidR="00DB59AF" w:rsidRPr="00DB59AF">
              <w:rPr>
                <w:rFonts w:ascii="宋体" w:hAnsi="宋体" w:cs="Arial" w:hint="eastAsia"/>
              </w:rPr>
              <w:t>成功</w:t>
            </w:r>
            <w:r w:rsidR="00972F75">
              <w:rPr>
                <w:rFonts w:ascii="宋体" w:hAnsi="宋体" w:cs="Arial" w:hint="eastAsia"/>
              </w:rPr>
              <w:t>（[$第几笔]/[$总笔数]）</w:t>
            </w:r>
            <w:r>
              <w:rPr>
                <w:rFonts w:ascii="宋体" w:hAnsi="宋体" w:cs="Arial" w:hint="eastAsia"/>
              </w:rPr>
              <w:t>。</w:t>
            </w:r>
          </w:p>
        </w:tc>
      </w:tr>
      <w:tr w:rsidR="00A22672" w:rsidRPr="00FB33CF" w:rsidTr="00875F93">
        <w:tc>
          <w:tcPr>
            <w:tcW w:w="2156" w:type="dxa"/>
          </w:tcPr>
          <w:p w:rsidR="00A22672" w:rsidRPr="00FB33CF" w:rsidRDefault="00A22672" w:rsidP="00875F93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A22672" w:rsidRPr="00FB33CF" w:rsidRDefault="0095572C" w:rsidP="00875F93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赎回资金代扣成功</w:t>
            </w:r>
          </w:p>
        </w:tc>
      </w:tr>
      <w:tr w:rsidR="00A22672" w:rsidRPr="00FB33CF" w:rsidTr="00875F93">
        <w:tc>
          <w:tcPr>
            <w:tcW w:w="2156" w:type="dxa"/>
          </w:tcPr>
          <w:p w:rsidR="00A22672" w:rsidRPr="00FB33CF" w:rsidRDefault="00A22672" w:rsidP="00875F93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A22672" w:rsidRPr="00FB33CF" w:rsidRDefault="00A22672" w:rsidP="00875F93">
            <w:pPr>
              <w:rPr>
                <w:rFonts w:ascii="宋体" w:hAnsi="宋体"/>
                <w:sz w:val="20"/>
                <w:szCs w:val="20"/>
                <w:lang w:eastAsia="zh-TW"/>
              </w:rPr>
            </w:pPr>
          </w:p>
        </w:tc>
      </w:tr>
    </w:tbl>
    <w:p w:rsidR="00A22672" w:rsidRPr="000D3107" w:rsidRDefault="00A22672" w:rsidP="00A22672"/>
    <w:p w:rsidR="002758A2" w:rsidRPr="002758A2" w:rsidRDefault="002758A2" w:rsidP="002758A2">
      <w:r>
        <w:rPr>
          <w:rFonts w:eastAsia="PMingLiU" w:hint="eastAsia"/>
          <w:lang w:eastAsia="zh-TW"/>
        </w:rPr>
        <w:t>短信</w:t>
      </w:r>
      <w:r w:rsidR="00BF48CF">
        <w:rPr>
          <w:rFonts w:hint="eastAsia"/>
        </w:rPr>
        <w:t>6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758A2" w:rsidRPr="00FB33CF" w:rsidTr="000D3107">
        <w:tc>
          <w:tcPr>
            <w:tcW w:w="9026" w:type="dxa"/>
            <w:gridSpan w:val="2"/>
          </w:tcPr>
          <w:p w:rsidR="0095572C" w:rsidRDefault="0095572C" w:rsidP="00C8051A">
            <w:pPr>
              <w:rPr>
                <w:rFonts w:ascii="宋体" w:hAnsi="宋体" w:cs="Arial"/>
              </w:rPr>
            </w:pPr>
          </w:p>
          <w:p w:rsidR="00611E12" w:rsidRPr="0095572C" w:rsidRDefault="0095572C" w:rsidP="005A32A4">
            <w:pPr>
              <w:rPr>
                <w:rFonts w:ascii="微软雅黑" w:eastAsia="微软雅黑" w:hAnsi="微软雅黑"/>
              </w:rPr>
            </w:pPr>
            <w:r w:rsidRPr="00E14D4C">
              <w:rPr>
                <w:rFonts w:ascii="宋体" w:hAnsi="宋体" w:cs="Arial" w:hint="eastAsia"/>
              </w:rPr>
              <w:t>XX月XX日</w:t>
            </w:r>
            <w:r>
              <w:rPr>
                <w:rFonts w:ascii="宋体" w:hAnsi="宋体" w:cs="Arial" w:hint="eastAsia"/>
              </w:rPr>
              <w:t>{$产品名称}赎回资金划拨失败</w:t>
            </w:r>
            <w:r w:rsidR="00972F75">
              <w:rPr>
                <w:rFonts w:ascii="宋体" w:hAnsi="宋体" w:cs="Arial" w:hint="eastAsia"/>
              </w:rPr>
              <w:t>（[$第几笔]/[$总笔数]）</w:t>
            </w:r>
            <w:r>
              <w:rPr>
                <w:rFonts w:ascii="宋体" w:hAnsi="宋体" w:cs="Arial" w:hint="eastAsia"/>
              </w:rPr>
              <w:t>。</w:t>
            </w:r>
          </w:p>
        </w:tc>
      </w:tr>
      <w:tr w:rsidR="002758A2" w:rsidRPr="00FB33CF" w:rsidTr="000D3107">
        <w:tc>
          <w:tcPr>
            <w:tcW w:w="2156" w:type="dxa"/>
          </w:tcPr>
          <w:p w:rsidR="002758A2" w:rsidRPr="00FB33CF" w:rsidRDefault="002758A2" w:rsidP="000D3107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2758A2" w:rsidRPr="00FB33CF" w:rsidRDefault="0095572C" w:rsidP="000D3107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赎回资金代扣失败</w:t>
            </w:r>
          </w:p>
        </w:tc>
      </w:tr>
      <w:tr w:rsidR="002758A2" w:rsidRPr="00FB33CF" w:rsidTr="000D3107">
        <w:tc>
          <w:tcPr>
            <w:tcW w:w="2156" w:type="dxa"/>
          </w:tcPr>
          <w:p w:rsidR="002758A2" w:rsidRPr="00FB33CF" w:rsidRDefault="002758A2" w:rsidP="000D310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758A2" w:rsidRPr="00FB33CF" w:rsidRDefault="002758A2" w:rsidP="000D3107">
            <w:pPr>
              <w:rPr>
                <w:rFonts w:ascii="宋体" w:hAnsi="宋体"/>
                <w:sz w:val="20"/>
                <w:szCs w:val="20"/>
                <w:lang w:eastAsia="zh-TW"/>
              </w:rPr>
            </w:pPr>
          </w:p>
        </w:tc>
      </w:tr>
    </w:tbl>
    <w:p w:rsidR="00955825" w:rsidRPr="000D3107" w:rsidRDefault="00955825" w:rsidP="00C61AA8"/>
    <w:p w:rsidR="00C14B80" w:rsidRPr="00696A88" w:rsidRDefault="00C14B80" w:rsidP="00C14B80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7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C14B80" w:rsidRPr="00501853" w:rsidTr="00092E32">
        <w:tc>
          <w:tcPr>
            <w:tcW w:w="9026" w:type="dxa"/>
            <w:gridSpan w:val="2"/>
          </w:tcPr>
          <w:p w:rsidR="00C14B80" w:rsidRPr="00FB33CF" w:rsidRDefault="00C14B80" w:rsidP="00092E32">
            <w:pPr>
              <w:rPr>
                <w:rFonts w:ascii="宋体" w:hAnsi="宋体" w:cs="Arial"/>
                <w:b/>
                <w:lang w:eastAsia="zh-TW"/>
              </w:rPr>
            </w:pPr>
          </w:p>
          <w:p w:rsidR="00C14B80" w:rsidRPr="00FB33CF" w:rsidRDefault="00401DA9" w:rsidP="00092E32">
            <w:pPr>
              <w:rPr>
                <w:rFonts w:ascii="宋体" w:hAnsi="宋体" w:cs="Arial"/>
              </w:rPr>
            </w:pPr>
            <w:r w:rsidRPr="00401DA9">
              <w:rPr>
                <w:rFonts w:ascii="宋体" w:hAnsi="宋体" w:cs="Arial" w:hint="eastAsia"/>
              </w:rPr>
              <w:t>尊敬的[$realName$]，您于[$提取申请时间</w:t>
            </w:r>
            <w:r w:rsidR="0011520C">
              <w:rPr>
                <w:rFonts w:ascii="宋体" w:hAnsi="宋体" w:cs="Arial" w:hint="eastAsia"/>
              </w:rPr>
              <w:t>,yyyy-MM-dd hh24:mi:ss</w:t>
            </w:r>
            <w:r w:rsidRPr="00401DA9">
              <w:rPr>
                <w:rFonts w:ascii="宋体" w:hAnsi="宋体" w:cs="Arial" w:hint="eastAsia"/>
              </w:rPr>
              <w:t>]发起金额为[$appliedAmount$]元的[$productName$]项目的投资未能成功，资金已返还至您的陆金所账户。详情请登录网站查看。</w:t>
            </w:r>
          </w:p>
        </w:tc>
      </w:tr>
      <w:tr w:rsidR="00C14B80" w:rsidRPr="00FB33CF" w:rsidTr="00092E32">
        <w:tc>
          <w:tcPr>
            <w:tcW w:w="2156" w:type="dxa"/>
          </w:tcPr>
          <w:p w:rsidR="00C14B80" w:rsidRPr="00FB33CF" w:rsidRDefault="00C14B80" w:rsidP="00092E32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C14B80" w:rsidRPr="00FB33CF" w:rsidRDefault="00C14B80" w:rsidP="00C073B8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投资确认</w:t>
            </w:r>
            <w:r w:rsidR="00C073B8">
              <w:rPr>
                <w:rFonts w:ascii="宋体" w:hAnsi="宋体" w:cs="Arial" w:hint="eastAsia"/>
                <w:bCs/>
                <w:sz w:val="20"/>
              </w:rPr>
              <w:t>失败</w:t>
            </w:r>
          </w:p>
        </w:tc>
      </w:tr>
      <w:tr w:rsidR="00C14B80" w:rsidRPr="00FB33CF" w:rsidTr="00092E32">
        <w:tc>
          <w:tcPr>
            <w:tcW w:w="2156" w:type="dxa"/>
          </w:tcPr>
          <w:p w:rsidR="00C14B80" w:rsidRPr="00FB33CF" w:rsidRDefault="00C14B80" w:rsidP="00092E32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lastRenderedPageBreak/>
              <w:t>模块说明</w:t>
            </w:r>
          </w:p>
        </w:tc>
        <w:tc>
          <w:tcPr>
            <w:tcW w:w="6870" w:type="dxa"/>
          </w:tcPr>
          <w:p w:rsidR="00C14B80" w:rsidRPr="00FB33CF" w:rsidRDefault="00C14B80" w:rsidP="00092E3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定时任务6.2，获取Lfex-TA申购确认文件，发送确认短信。</w:t>
            </w:r>
          </w:p>
        </w:tc>
      </w:tr>
      <w:tr w:rsidR="00345582" w:rsidRPr="00FB33CF" w:rsidTr="00345582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Pr="00FB33CF" w:rsidRDefault="00345582" w:rsidP="00092E32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Default="00345582" w:rsidP="00092E3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955825" w:rsidRPr="00C14B80" w:rsidRDefault="00955825" w:rsidP="00C61AA8"/>
    <w:p w:rsidR="00B25F4C" w:rsidRPr="00696A88" w:rsidRDefault="00B25F4C" w:rsidP="00B25F4C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8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B25F4C" w:rsidRPr="00501853" w:rsidTr="002C5055">
        <w:tc>
          <w:tcPr>
            <w:tcW w:w="9026" w:type="dxa"/>
            <w:gridSpan w:val="2"/>
          </w:tcPr>
          <w:p w:rsidR="00B25F4C" w:rsidRPr="00FB33CF" w:rsidRDefault="00B25F4C" w:rsidP="002C5055">
            <w:pPr>
              <w:rPr>
                <w:rFonts w:ascii="宋体" w:hAnsi="宋体" w:cs="Arial"/>
                <w:b/>
                <w:lang w:eastAsia="zh-TW"/>
              </w:rPr>
            </w:pPr>
          </w:p>
          <w:p w:rsidR="00B25F4C" w:rsidRPr="00FB33CF" w:rsidRDefault="00B25F4C" w:rsidP="0009796E">
            <w:pPr>
              <w:rPr>
                <w:rFonts w:ascii="宋体" w:hAnsi="宋体" w:cs="Arial"/>
              </w:rPr>
            </w:pPr>
            <w:r w:rsidRPr="00B25F4C">
              <w:rPr>
                <w:rFonts w:ascii="宋体" w:hAnsi="宋体" w:cs="Arial" w:hint="eastAsia"/>
              </w:rPr>
              <w:t>尊敬的[$realName$]，您于[$提取申请时间]发起金额为[$appliedAmount$]元的[$productName$]项目的提取</w:t>
            </w:r>
            <w:r w:rsidR="0009796E" w:rsidRPr="00B25F4C">
              <w:rPr>
                <w:rFonts w:ascii="宋体" w:hAnsi="宋体" w:cs="Arial" w:hint="eastAsia"/>
              </w:rPr>
              <w:t>未能</w:t>
            </w:r>
            <w:r w:rsidRPr="00B25F4C">
              <w:rPr>
                <w:rFonts w:ascii="宋体" w:hAnsi="宋体" w:cs="Arial" w:hint="eastAsia"/>
              </w:rPr>
              <w:t>成功。</w:t>
            </w:r>
            <w:r w:rsidRPr="00401DA9">
              <w:rPr>
                <w:rFonts w:ascii="宋体" w:hAnsi="宋体" w:cs="Arial" w:hint="eastAsia"/>
              </w:rPr>
              <w:t>详情请登录网站查看。</w:t>
            </w:r>
          </w:p>
        </w:tc>
      </w:tr>
      <w:tr w:rsidR="00B25F4C" w:rsidRPr="00FB33CF" w:rsidTr="002C5055">
        <w:tc>
          <w:tcPr>
            <w:tcW w:w="2156" w:type="dxa"/>
          </w:tcPr>
          <w:p w:rsidR="00B25F4C" w:rsidRPr="00FB33CF" w:rsidRDefault="00B25F4C" w:rsidP="002C5055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B25F4C" w:rsidRPr="00FB33CF" w:rsidRDefault="00A94FA4" w:rsidP="002C5055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提取</w:t>
            </w:r>
            <w:r w:rsidR="00B25F4C">
              <w:rPr>
                <w:rFonts w:ascii="宋体" w:hAnsi="宋体" w:cs="Arial" w:hint="eastAsia"/>
                <w:bCs/>
                <w:sz w:val="20"/>
              </w:rPr>
              <w:t>确认失败</w:t>
            </w:r>
          </w:p>
        </w:tc>
      </w:tr>
      <w:tr w:rsidR="00B25F4C" w:rsidRPr="00FB33CF" w:rsidTr="002C5055">
        <w:tc>
          <w:tcPr>
            <w:tcW w:w="2156" w:type="dxa"/>
          </w:tcPr>
          <w:p w:rsidR="00B25F4C" w:rsidRPr="00FB33CF" w:rsidRDefault="00B25F4C" w:rsidP="002C5055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B25F4C" w:rsidRPr="00FB33CF" w:rsidRDefault="00B25F4C" w:rsidP="00A94FA4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</w:t>
            </w:r>
            <w:r w:rsidR="00A94FA4">
              <w:rPr>
                <w:rFonts w:ascii="宋体" w:hAnsi="宋体" w:hint="eastAsia"/>
                <w:sz w:val="20"/>
                <w:szCs w:val="20"/>
              </w:rPr>
              <w:t>提取</w:t>
            </w:r>
            <w:r>
              <w:rPr>
                <w:rFonts w:ascii="宋体" w:hAnsi="宋体" w:hint="eastAsia"/>
                <w:sz w:val="20"/>
                <w:szCs w:val="20"/>
              </w:rPr>
              <w:t>确认文件，发送确认短信。</w:t>
            </w:r>
          </w:p>
        </w:tc>
      </w:tr>
      <w:tr w:rsidR="00B25F4C" w:rsidRPr="00FB33CF" w:rsidTr="002C5055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F4C" w:rsidRPr="00FB33CF" w:rsidRDefault="00B25F4C" w:rsidP="002C5055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F4C" w:rsidRDefault="00B25F4C" w:rsidP="002C5055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B25F4C" w:rsidRPr="00C14B80" w:rsidRDefault="00B25F4C" w:rsidP="00B25F4C"/>
    <w:p w:rsidR="00514F1F" w:rsidRPr="00696A88" w:rsidRDefault="00514F1F" w:rsidP="00514F1F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9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514F1F" w:rsidRPr="00501853" w:rsidTr="00C85E37">
        <w:tc>
          <w:tcPr>
            <w:tcW w:w="9026" w:type="dxa"/>
            <w:gridSpan w:val="2"/>
          </w:tcPr>
          <w:p w:rsidR="00514F1F" w:rsidRPr="00FB33CF" w:rsidRDefault="00514F1F" w:rsidP="00C85E37">
            <w:pPr>
              <w:rPr>
                <w:rFonts w:ascii="宋体" w:hAnsi="宋体" w:cs="Arial"/>
                <w:b/>
                <w:lang w:eastAsia="zh-TW"/>
              </w:rPr>
            </w:pPr>
          </w:p>
          <w:p w:rsidR="00514F1F" w:rsidRPr="00FB33CF" w:rsidRDefault="00514F1F" w:rsidP="00514F1F">
            <w:pPr>
              <w:rPr>
                <w:rFonts w:ascii="宋体" w:hAnsi="宋体" w:cs="Arial"/>
              </w:rPr>
            </w:pPr>
            <w:r w:rsidRPr="00B25F4C">
              <w:rPr>
                <w:rFonts w:ascii="宋体" w:hAnsi="宋体" w:cs="Arial" w:hint="eastAsia"/>
              </w:rPr>
              <w:t>尊敬的[$realName$]，</w:t>
            </w:r>
            <w:r>
              <w:rPr>
                <w:rFonts w:ascii="宋体" w:hAnsi="宋体" w:cs="Arial" w:hint="eastAsia"/>
              </w:rPr>
              <w:t>您于[$投资时间</w:t>
            </w:r>
            <w:r>
              <w:rPr>
                <w:rFonts w:ascii="宋体" w:hAnsi="宋体" w:cs="Arial"/>
              </w:rPr>
              <w:t>]</w:t>
            </w:r>
            <w:r>
              <w:rPr>
                <w:rFonts w:ascii="宋体" w:hAnsi="宋体" w:cs="Arial" w:hint="eastAsia"/>
              </w:rPr>
              <w:t>投资的智能宝已经成功升档收益，</w:t>
            </w:r>
            <w:r w:rsidRPr="00401DA9">
              <w:rPr>
                <w:rFonts w:ascii="宋体" w:hAnsi="宋体" w:cs="Arial" w:hint="eastAsia"/>
              </w:rPr>
              <w:t>详情请登录网站查看。</w:t>
            </w:r>
          </w:p>
        </w:tc>
      </w:tr>
      <w:tr w:rsidR="00514F1F" w:rsidRPr="00FB33CF" w:rsidTr="00C85E37">
        <w:tc>
          <w:tcPr>
            <w:tcW w:w="2156" w:type="dxa"/>
          </w:tcPr>
          <w:p w:rsidR="00514F1F" w:rsidRPr="00FB33CF" w:rsidRDefault="00514F1F" w:rsidP="00C85E37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514F1F" w:rsidRPr="00FB33CF" w:rsidRDefault="00514F1F" w:rsidP="00C85E37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提取确认失败</w:t>
            </w:r>
          </w:p>
        </w:tc>
      </w:tr>
      <w:tr w:rsidR="00514F1F" w:rsidRPr="00FB33CF" w:rsidTr="00C85E37">
        <w:tc>
          <w:tcPr>
            <w:tcW w:w="2156" w:type="dxa"/>
          </w:tcPr>
          <w:p w:rsidR="00514F1F" w:rsidRPr="00FB33CF" w:rsidRDefault="00514F1F" w:rsidP="00C85E3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514F1F" w:rsidRPr="00FB33CF" w:rsidRDefault="00514F1F" w:rsidP="00514F1F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定时任务6.2，获取Lfex-TA的持仓文件，发送确认短信。</w:t>
            </w:r>
          </w:p>
        </w:tc>
      </w:tr>
      <w:tr w:rsidR="00514F1F" w:rsidRPr="00FB33CF" w:rsidTr="00C85E37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F1F" w:rsidRPr="00FB33CF" w:rsidRDefault="00514F1F" w:rsidP="00C85E3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F1F" w:rsidRDefault="00514F1F" w:rsidP="00C85E3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514F1F" w:rsidRDefault="00514F1F" w:rsidP="00514F1F"/>
    <w:p w:rsidR="00514F1F" w:rsidRPr="00C14B80" w:rsidRDefault="00514F1F" w:rsidP="00514F1F">
      <w:r>
        <w:rPr>
          <w:rFonts w:hint="eastAsia"/>
        </w:rPr>
        <w:t>短信</w:t>
      </w:r>
      <w:r>
        <w:rPr>
          <w:rFonts w:hint="eastAsia"/>
        </w:rPr>
        <w:t>10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514F1F" w:rsidRPr="00501853" w:rsidTr="00C85E37">
        <w:tc>
          <w:tcPr>
            <w:tcW w:w="9026" w:type="dxa"/>
            <w:gridSpan w:val="2"/>
          </w:tcPr>
          <w:p w:rsidR="00514F1F" w:rsidRPr="00FB33CF" w:rsidRDefault="00514F1F" w:rsidP="00C85E37">
            <w:pPr>
              <w:rPr>
                <w:rFonts w:ascii="宋体" w:hAnsi="宋体" w:cs="Arial"/>
                <w:b/>
                <w:lang w:eastAsia="zh-TW"/>
              </w:rPr>
            </w:pPr>
          </w:p>
          <w:p w:rsidR="00514F1F" w:rsidRPr="00FB33CF" w:rsidRDefault="00514F1F" w:rsidP="00BB6B01">
            <w:pPr>
              <w:rPr>
                <w:rFonts w:ascii="宋体" w:hAnsi="宋体" w:cs="Arial"/>
              </w:rPr>
            </w:pPr>
            <w:r w:rsidRPr="00B25F4C">
              <w:rPr>
                <w:rFonts w:ascii="宋体" w:hAnsi="宋体" w:cs="Arial" w:hint="eastAsia"/>
              </w:rPr>
              <w:t>尊敬的[$realName$]，</w:t>
            </w:r>
            <w:r>
              <w:rPr>
                <w:rFonts w:ascii="宋体" w:hAnsi="宋体" w:cs="Arial" w:hint="eastAsia"/>
              </w:rPr>
              <w:t>您于[$投资时间</w:t>
            </w:r>
            <w:r>
              <w:rPr>
                <w:rFonts w:ascii="宋体" w:hAnsi="宋体" w:cs="Arial"/>
              </w:rPr>
              <w:t>]</w:t>
            </w:r>
            <w:r>
              <w:rPr>
                <w:rFonts w:ascii="宋体" w:hAnsi="宋体" w:cs="Arial" w:hint="eastAsia"/>
              </w:rPr>
              <w:t>发起金额为</w:t>
            </w:r>
            <w:r w:rsidR="00BB6B01" w:rsidRPr="00B25F4C">
              <w:rPr>
                <w:rFonts w:ascii="宋体" w:hAnsi="宋体" w:cs="Arial" w:hint="eastAsia"/>
              </w:rPr>
              <w:t>[$</w:t>
            </w:r>
            <w:r w:rsidR="00BB6B01">
              <w:rPr>
                <w:rFonts w:ascii="宋体" w:hAnsi="宋体" w:cs="Arial" w:hint="eastAsia"/>
              </w:rPr>
              <w:t>投资金额</w:t>
            </w:r>
            <w:r w:rsidR="00BB6B01" w:rsidRPr="00B25F4C">
              <w:rPr>
                <w:rFonts w:ascii="宋体" w:hAnsi="宋体" w:cs="Arial" w:hint="eastAsia"/>
              </w:rPr>
              <w:t>$]</w:t>
            </w:r>
            <w:r w:rsidR="00BB6B01">
              <w:rPr>
                <w:rFonts w:ascii="宋体" w:hAnsi="宋体" w:cs="Arial" w:hint="eastAsia"/>
              </w:rPr>
              <w:t>的</w:t>
            </w:r>
            <w:r>
              <w:rPr>
                <w:rFonts w:ascii="宋体" w:hAnsi="宋体" w:cs="Arial" w:hint="eastAsia"/>
              </w:rPr>
              <w:t>智能宝</w:t>
            </w:r>
            <w:r w:rsidR="00BB6B01">
              <w:rPr>
                <w:rFonts w:ascii="宋体" w:hAnsi="宋体" w:cs="Arial" w:hint="eastAsia"/>
              </w:rPr>
              <w:t>投资</w:t>
            </w:r>
            <w:r>
              <w:rPr>
                <w:rFonts w:ascii="宋体" w:hAnsi="宋体" w:cs="Arial" w:hint="eastAsia"/>
              </w:rPr>
              <w:t>已解锁，本息</w:t>
            </w:r>
            <w:r w:rsidR="00BB6B01">
              <w:rPr>
                <w:rFonts w:ascii="宋体" w:hAnsi="宋体" w:cs="Arial" w:hint="eastAsia"/>
              </w:rPr>
              <w:t>[$本息金额]</w:t>
            </w:r>
            <w:r>
              <w:rPr>
                <w:rFonts w:ascii="宋体" w:hAnsi="宋体" w:cs="Arial" w:hint="eastAsia"/>
              </w:rPr>
              <w:t>自动解锁复投无锁智能宝，</w:t>
            </w:r>
            <w:r w:rsidRPr="00401DA9">
              <w:rPr>
                <w:rFonts w:ascii="宋体" w:hAnsi="宋体" w:cs="Arial" w:hint="eastAsia"/>
              </w:rPr>
              <w:t>详情请登录网站查看。</w:t>
            </w:r>
          </w:p>
        </w:tc>
      </w:tr>
      <w:tr w:rsidR="00514F1F" w:rsidRPr="00FB33CF" w:rsidTr="00C85E37">
        <w:tc>
          <w:tcPr>
            <w:tcW w:w="2156" w:type="dxa"/>
          </w:tcPr>
          <w:p w:rsidR="00514F1F" w:rsidRPr="00FB33CF" w:rsidRDefault="00514F1F" w:rsidP="00C85E37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514F1F" w:rsidRPr="00FB33CF" w:rsidRDefault="00514F1F" w:rsidP="00C85E37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提取确认失败</w:t>
            </w:r>
          </w:p>
        </w:tc>
      </w:tr>
      <w:tr w:rsidR="00514F1F" w:rsidRPr="00FB33CF" w:rsidTr="00C85E37">
        <w:tc>
          <w:tcPr>
            <w:tcW w:w="2156" w:type="dxa"/>
          </w:tcPr>
          <w:p w:rsidR="00514F1F" w:rsidRPr="00FB33CF" w:rsidRDefault="00514F1F" w:rsidP="00C85E3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514F1F" w:rsidRPr="00FB33CF" w:rsidRDefault="00514F1F" w:rsidP="00BB6B0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定时任务6.2，获取Lfex-TA的</w:t>
            </w:r>
            <w:r w:rsidR="00BB6B01">
              <w:rPr>
                <w:rFonts w:ascii="宋体" w:hAnsi="宋体" w:hint="eastAsia"/>
                <w:sz w:val="20"/>
                <w:szCs w:val="20"/>
              </w:rPr>
              <w:t>强增强减文件</w:t>
            </w:r>
            <w:r>
              <w:rPr>
                <w:rFonts w:ascii="宋体" w:hAnsi="宋体" w:hint="eastAsia"/>
                <w:sz w:val="20"/>
                <w:szCs w:val="20"/>
              </w:rPr>
              <w:t>，发送确认短信。</w:t>
            </w:r>
          </w:p>
        </w:tc>
      </w:tr>
      <w:tr w:rsidR="00514F1F" w:rsidRPr="00FB33CF" w:rsidTr="00C85E37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F1F" w:rsidRPr="00FB33CF" w:rsidRDefault="00514F1F" w:rsidP="00C85E3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4F1F" w:rsidRDefault="00514F1F" w:rsidP="00C85E37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345582" w:rsidRPr="00345582" w:rsidRDefault="00345582" w:rsidP="00D44225"/>
    <w:p w:rsidR="00345582" w:rsidRPr="00696A88" w:rsidRDefault="00345582" w:rsidP="00D44225"/>
    <w:p w:rsidR="00532D03" w:rsidRPr="00FB33CF" w:rsidRDefault="00532D03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9" w:name="_Toc421777147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系统架构</w:t>
      </w:r>
      <w:bookmarkEnd w:id="79"/>
    </w:p>
    <w:p w:rsidR="009920EE" w:rsidRPr="00FB33CF" w:rsidRDefault="009920EE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0" w:name="_Toc421777148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新的事件（Event）</w:t>
      </w:r>
      <w:bookmarkEnd w:id="80"/>
    </w:p>
    <w:p w:rsidR="00A37511" w:rsidRPr="00A37511" w:rsidRDefault="00A37511" w:rsidP="00A37511">
      <w:r>
        <w:rPr>
          <w:rFonts w:hint="eastAsia"/>
        </w:rPr>
        <w:t>&lt;</w:t>
      </w:r>
      <w:r>
        <w:rPr>
          <w:rFonts w:hint="eastAsia"/>
        </w:rPr>
        <w:t>是否有新的事件</w:t>
      </w:r>
      <w:r>
        <w:rPr>
          <w:rFonts w:hint="eastAsia"/>
        </w:rPr>
        <w:t>&gt;</w:t>
      </w:r>
    </w:p>
    <w:p w:rsidR="009920EE" w:rsidRPr="00FB33CF" w:rsidRDefault="009920EE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1" w:name="_Toc421777149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架构图</w:t>
      </w:r>
      <w:bookmarkEnd w:id="81"/>
    </w:p>
    <w:p w:rsidR="009920EE" w:rsidRDefault="009920EE" w:rsidP="009920EE">
      <w:r>
        <w:rPr>
          <w:rFonts w:hint="eastAsia"/>
        </w:rPr>
        <w:t>&lt;</w:t>
      </w:r>
      <w:r>
        <w:rPr>
          <w:rFonts w:hint="eastAsia"/>
        </w:rPr>
        <w:t>全新的产品必须要有架构图</w:t>
      </w:r>
      <w:r>
        <w:rPr>
          <w:rFonts w:hint="eastAsia"/>
        </w:rPr>
        <w:t xml:space="preserve"> </w:t>
      </w:r>
      <w:r>
        <w:rPr>
          <w:rFonts w:hint="eastAsia"/>
        </w:rPr>
        <w:t>（域，数据库，作业，任务，跨域的数据交流）这个部分必须要有架构团队的参与</w:t>
      </w:r>
      <w:r>
        <w:rPr>
          <w:rFonts w:hint="eastAsia"/>
        </w:rPr>
        <w:t>&gt;</w:t>
      </w:r>
    </w:p>
    <w:p w:rsidR="009920EE" w:rsidRPr="009920EE" w:rsidRDefault="009920EE" w:rsidP="009920EE"/>
    <w:p w:rsidR="00532D03" w:rsidRPr="00953A17" w:rsidRDefault="00532D03" w:rsidP="00532D03">
      <w:pPr>
        <w:ind w:left="975"/>
      </w:pPr>
    </w:p>
    <w:p w:rsidR="00532D03" w:rsidRPr="00532D03" w:rsidRDefault="00532D03" w:rsidP="00532D03"/>
    <w:p w:rsidR="009E1965" w:rsidRPr="00FB33CF" w:rsidRDefault="00C01B37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2" w:name="_Toc421777150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新产品</w:t>
      </w:r>
      <w:r w:rsidR="009E1965" w:rsidRPr="00FB33CF">
        <w:rPr>
          <w:rFonts w:ascii="微软雅黑" w:eastAsia="微软雅黑" w:hAnsi="微软雅黑" w:hint="eastAsia"/>
          <w:b w:val="0"/>
          <w:szCs w:val="21"/>
          <w:lang w:eastAsia="zh-TW"/>
        </w:rPr>
        <w:t>顾客体验调研</w:t>
      </w:r>
      <w:bookmarkEnd w:id="82"/>
    </w:p>
    <w:p w:rsidR="00C01B37" w:rsidRDefault="00C01B37" w:rsidP="00C01B37">
      <w:r>
        <w:rPr>
          <w:rFonts w:hint="eastAsia"/>
        </w:rPr>
        <w:t xml:space="preserve"># </w:t>
      </w:r>
      <w:r w:rsidR="00C46C7A">
        <w:rPr>
          <w:rFonts w:hint="eastAsia"/>
        </w:rPr>
        <w:t>全新外网</w:t>
      </w:r>
      <w:r>
        <w:rPr>
          <w:rFonts w:hint="eastAsia"/>
        </w:rPr>
        <w:t>产品在</w:t>
      </w:r>
      <w:r>
        <w:rPr>
          <w:rFonts w:hint="eastAsia"/>
        </w:rPr>
        <w:t xml:space="preserve">PRD </w:t>
      </w:r>
      <w:r>
        <w:rPr>
          <w:rFonts w:hint="eastAsia"/>
        </w:rPr>
        <w:t>完成前一定要经过顾客体验的调研</w:t>
      </w:r>
    </w:p>
    <w:p w:rsidR="00C01B37" w:rsidRDefault="00C01B37" w:rsidP="00C01B37"/>
    <w:p w:rsidR="00C01B37" w:rsidRPr="00E55DC3" w:rsidRDefault="00BC0EDB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3" w:name="_Toc421777151"/>
      <w:r w:rsidRPr="00E55DC3">
        <w:rPr>
          <w:rFonts w:ascii="微软雅黑" w:eastAsia="微软雅黑" w:hAnsi="微软雅黑" w:hint="eastAsia"/>
          <w:b w:val="0"/>
          <w:szCs w:val="21"/>
          <w:lang w:eastAsia="zh-TW"/>
        </w:rPr>
        <w:t>测试目标人群</w:t>
      </w:r>
      <w:bookmarkEnd w:id="83"/>
    </w:p>
    <w:p w:rsidR="00BC0EDB" w:rsidRPr="00E55DC3" w:rsidRDefault="00BC0EDB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4" w:name="_Toc421777152"/>
      <w:r w:rsidRPr="00E55DC3">
        <w:rPr>
          <w:rFonts w:ascii="微软雅黑" w:eastAsia="微软雅黑" w:hAnsi="微软雅黑" w:hint="eastAsia"/>
          <w:b w:val="0"/>
          <w:szCs w:val="21"/>
          <w:lang w:eastAsia="zh-TW"/>
        </w:rPr>
        <w:t>测试范围</w:t>
      </w:r>
      <w:bookmarkEnd w:id="84"/>
    </w:p>
    <w:p w:rsidR="00BC0EDB" w:rsidRPr="00E55DC3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5" w:name="_Toc421777153"/>
      <w:r w:rsidRPr="00E55DC3">
        <w:rPr>
          <w:rFonts w:ascii="微软雅黑" w:eastAsia="微软雅黑" w:hAnsi="微软雅黑" w:hint="eastAsia"/>
          <w:b w:val="0"/>
          <w:szCs w:val="21"/>
          <w:lang w:eastAsia="zh-TW"/>
        </w:rPr>
        <w:t>浏览页面</w:t>
      </w:r>
      <w:bookmarkEnd w:id="85"/>
    </w:p>
    <w:p w:rsidR="00BC0EDB" w:rsidRDefault="00BC0EDB" w:rsidP="00BC0EDB">
      <w:pPr>
        <w:ind w:left="420"/>
        <w:rPr>
          <w:color w:val="FF0000"/>
        </w:rPr>
      </w:pPr>
    </w:p>
    <w:tbl>
      <w:tblPr>
        <w:tblW w:w="79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38"/>
        <w:gridCol w:w="4782"/>
        <w:gridCol w:w="900"/>
      </w:tblGrid>
      <w:tr w:rsidR="00BC0EDB" w:rsidRPr="00E55DC3" w:rsidTr="001422E9">
        <w:tc>
          <w:tcPr>
            <w:tcW w:w="2238" w:type="dxa"/>
            <w:shd w:val="clear" w:color="auto" w:fill="000000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E55DC3">
              <w:rPr>
                <w:rFonts w:ascii="宋体" w:hAnsi="宋体" w:hint="eastAsia"/>
                <w:b/>
                <w:bCs/>
              </w:rPr>
              <w:t>页面</w:t>
            </w:r>
            <w:r w:rsidR="00E55DC3" w:rsidRPr="00E55DC3">
              <w:rPr>
                <w:rFonts w:ascii="宋体" w:hAnsi="宋体" w:hint="eastAsia"/>
                <w:b/>
                <w:bCs/>
              </w:rPr>
              <w:t>名称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/>
                <w:b/>
              </w:rPr>
            </w:pPr>
            <w:r w:rsidRPr="00E55DC3">
              <w:rPr>
                <w:rFonts w:ascii="宋体" w:hAnsi="宋体" w:hint="eastAsia"/>
                <w:b/>
              </w:rPr>
              <w:t>URL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E55DC3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BC0EDB" w:rsidRPr="00E55DC3" w:rsidTr="001422E9">
        <w:tc>
          <w:tcPr>
            <w:tcW w:w="2238" w:type="dxa"/>
          </w:tcPr>
          <w:p w:rsidR="00BC0EDB" w:rsidRPr="00E55DC3" w:rsidRDefault="00BC0EDB" w:rsidP="001422E9">
            <w:pPr>
              <w:jc w:val="left"/>
              <w:rPr>
                <w:rFonts w:ascii="宋体" w:hAnsi="宋体" w:cs="Arial"/>
                <w:iCs/>
              </w:rPr>
            </w:pPr>
            <w:r w:rsidRPr="00E55DC3">
              <w:rPr>
                <w:rFonts w:ascii="宋体" w:hAnsi="宋体" w:cs="Arial" w:hint="eastAsia"/>
                <w:iCs/>
              </w:rPr>
              <w:t>首页</w:t>
            </w:r>
          </w:p>
        </w:tc>
        <w:tc>
          <w:tcPr>
            <w:tcW w:w="4782" w:type="dxa"/>
          </w:tcPr>
          <w:p w:rsidR="00BC0EDB" w:rsidRPr="00E55DC3" w:rsidRDefault="00E55DC3" w:rsidP="00E55DC3">
            <w:pPr>
              <w:rPr>
                <w:rFonts w:ascii="宋体" w:hAnsi="宋体" w:cs="Arial"/>
                <w:iCs/>
              </w:rPr>
            </w:pPr>
            <w:r>
              <w:rPr>
                <w:rFonts w:ascii="宋体" w:eastAsia="PMingLiU" w:hAnsi="宋体" w:cs="Arial" w:hint="eastAsia"/>
                <w:iCs/>
                <w:lang w:eastAsia="zh-TW"/>
              </w:rPr>
              <w:t>www.lufax.com</w:t>
            </w:r>
          </w:p>
        </w:tc>
        <w:tc>
          <w:tcPr>
            <w:tcW w:w="900" w:type="dxa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  <w:tr w:rsidR="00BC0EDB" w:rsidRPr="00E55DC3" w:rsidTr="001422E9">
        <w:tc>
          <w:tcPr>
            <w:tcW w:w="2238" w:type="dxa"/>
          </w:tcPr>
          <w:p w:rsidR="00BC0EDB" w:rsidRPr="00E55DC3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4782" w:type="dxa"/>
          </w:tcPr>
          <w:p w:rsidR="00BC0EDB" w:rsidRPr="00E55DC3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900" w:type="dxa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</w:tbl>
    <w:p w:rsidR="00BC0EDB" w:rsidRDefault="00BC0EDB" w:rsidP="00BC0EDB">
      <w:pPr>
        <w:ind w:left="420"/>
        <w:rPr>
          <w:color w:val="FF0000"/>
        </w:rPr>
      </w:pPr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6" w:name="_Toc421777154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有提示浏览操作（不需要登录）。</w:t>
      </w:r>
      <w:bookmarkEnd w:id="86"/>
    </w:p>
    <w:p w:rsidR="00BC0EDB" w:rsidRDefault="00BC0EDB" w:rsidP="00BC0EDB">
      <w:pPr>
        <w:ind w:left="420"/>
        <w:rPr>
          <w:color w:val="FF0000"/>
        </w:rPr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38"/>
        <w:gridCol w:w="3109"/>
        <w:gridCol w:w="2573"/>
        <w:gridCol w:w="900"/>
      </w:tblGrid>
      <w:tr w:rsidR="00BC0EDB" w:rsidRPr="00323ABB" w:rsidTr="001422E9">
        <w:tc>
          <w:tcPr>
            <w:tcW w:w="2238" w:type="dxa"/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bCs/>
              </w:rPr>
            </w:pPr>
            <w:r w:rsidRPr="00323ABB">
              <w:rPr>
                <w:rFonts w:ascii="宋体" w:hAnsi="宋体" w:hint="eastAsia"/>
                <w:b/>
                <w:bCs/>
              </w:rPr>
              <w:t>浏览过程</w:t>
            </w:r>
          </w:p>
        </w:tc>
        <w:tc>
          <w:tcPr>
            <w:tcW w:w="3109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rPr>
                <w:rFonts w:ascii="宋体" w:hAnsi="宋体"/>
                <w:b/>
              </w:rPr>
            </w:pPr>
            <w:r w:rsidRPr="00323ABB">
              <w:rPr>
                <w:rFonts w:ascii="宋体" w:hAnsi="宋体"/>
                <w:b/>
              </w:rPr>
              <w:t>S</w:t>
            </w:r>
            <w:r w:rsidRPr="00323ABB">
              <w:rPr>
                <w:rFonts w:ascii="宋体" w:hAnsi="宋体" w:hint="eastAsia"/>
                <w:b/>
              </w:rPr>
              <w:t>tarting URL</w:t>
            </w:r>
          </w:p>
        </w:tc>
        <w:tc>
          <w:tcPr>
            <w:tcW w:w="2573" w:type="dxa"/>
            <w:shd w:val="clear" w:color="auto" w:fill="000000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</w:rPr>
            </w:pPr>
            <w:r w:rsidRPr="00323ABB">
              <w:rPr>
                <w:rFonts w:ascii="宋体" w:hAnsi="宋体" w:hint="eastAsia"/>
                <w:b/>
              </w:rPr>
              <w:t>所有的URL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323ABB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rPr>
                <w:rFonts w:ascii="宋体" w:hAnsi="宋体" w:cs="Arial"/>
                <w:sz w:val="16"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</w:tbl>
    <w:p w:rsidR="00BC0EDB" w:rsidRDefault="00BC0EDB" w:rsidP="00BC0EDB">
      <w:pPr>
        <w:ind w:left="420"/>
        <w:rPr>
          <w:color w:val="FF0000"/>
        </w:rPr>
      </w:pPr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7" w:name="_Toc421777155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有提示流程操作（需要登录）</w:t>
      </w:r>
      <w:bookmarkEnd w:id="87"/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38"/>
        <w:gridCol w:w="3109"/>
        <w:gridCol w:w="2573"/>
        <w:gridCol w:w="900"/>
      </w:tblGrid>
      <w:tr w:rsidR="00BC0EDB" w:rsidRPr="00323ABB" w:rsidTr="001422E9">
        <w:tc>
          <w:tcPr>
            <w:tcW w:w="2238" w:type="dxa"/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bCs/>
              </w:rPr>
            </w:pPr>
            <w:r w:rsidRPr="00323ABB">
              <w:rPr>
                <w:rFonts w:ascii="宋体" w:hAnsi="宋体" w:hint="eastAsia"/>
                <w:b/>
                <w:bCs/>
              </w:rPr>
              <w:t>流程操作</w:t>
            </w:r>
          </w:p>
        </w:tc>
        <w:tc>
          <w:tcPr>
            <w:tcW w:w="3109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rPr>
                <w:rFonts w:ascii="宋体" w:hAnsi="宋体"/>
                <w:b/>
              </w:rPr>
            </w:pPr>
            <w:r w:rsidRPr="00323ABB">
              <w:rPr>
                <w:rFonts w:ascii="宋体" w:hAnsi="宋体"/>
                <w:b/>
              </w:rPr>
              <w:t>S</w:t>
            </w:r>
            <w:r w:rsidRPr="00323ABB">
              <w:rPr>
                <w:rFonts w:ascii="宋体" w:hAnsi="宋体" w:hint="eastAsia"/>
                <w:b/>
              </w:rPr>
              <w:t>tarting URL</w:t>
            </w:r>
          </w:p>
        </w:tc>
        <w:tc>
          <w:tcPr>
            <w:tcW w:w="2573" w:type="dxa"/>
            <w:shd w:val="clear" w:color="auto" w:fill="000000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</w:rPr>
            </w:pPr>
            <w:r w:rsidRPr="00323ABB">
              <w:rPr>
                <w:rFonts w:ascii="宋体" w:hAnsi="宋体" w:hint="eastAsia"/>
                <w:b/>
              </w:rPr>
              <w:t>所有的URL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323ABB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</w:tbl>
    <w:p w:rsidR="00BC0EDB" w:rsidRPr="00BC0EDB" w:rsidRDefault="00BC0EDB" w:rsidP="00BC0EDB">
      <w:pPr>
        <w:rPr>
          <w:color w:val="548DD4"/>
        </w:rPr>
      </w:pPr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8" w:name="_Toc421777156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用户反馈的问题已经改进建议</w:t>
      </w:r>
      <w:bookmarkEnd w:id="88"/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9" w:name="_Toc421777157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已经解决的问题</w:t>
      </w:r>
      <w:bookmarkEnd w:id="89"/>
    </w:p>
    <w:p w:rsidR="00C01B37" w:rsidRPr="00BC0EDB" w:rsidRDefault="00C01B37" w:rsidP="00C01B37"/>
    <w:p w:rsidR="00FA095A" w:rsidRPr="005F6DFA" w:rsidRDefault="00FA095A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90" w:name="_Toc421777158"/>
      <w:r w:rsidRPr="005F6DFA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风险评估</w:t>
      </w:r>
      <w:bookmarkEnd w:id="90"/>
    </w:p>
    <w:p w:rsidR="00F06B20" w:rsidRPr="005F6DFA" w:rsidRDefault="00F06B20" w:rsidP="00F06B20">
      <w:pPr>
        <w:ind w:left="420"/>
        <w:rPr>
          <w:rFonts w:ascii="宋体" w:hAnsi="宋体"/>
        </w:rPr>
      </w:pPr>
      <w:r w:rsidRPr="005F6DFA">
        <w:rPr>
          <w:rFonts w:ascii="宋体" w:hAnsi="宋体" w:hint="eastAsia"/>
        </w:rPr>
        <w:t>请说明本产品可能遇到的风险</w:t>
      </w:r>
    </w:p>
    <w:p w:rsidR="00FA095A" w:rsidRPr="00BA0475" w:rsidRDefault="00B37D6B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91" w:name="_Toc421777159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支持部门(非技术部)</w:t>
      </w:r>
      <w:bookmarkEnd w:id="91"/>
    </w:p>
    <w:p w:rsidR="00851D6B" w:rsidRPr="00BA0475" w:rsidRDefault="00F06B20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请</w:t>
      </w:r>
      <w:r w:rsidR="00B37D6B" w:rsidRPr="00BA0475">
        <w:rPr>
          <w:rFonts w:ascii="宋体" w:hAnsi="宋体" w:hint="eastAsia"/>
        </w:rPr>
        <w:t>说明与本产品相关的部門支持</w:t>
      </w:r>
    </w:p>
    <w:p w:rsidR="00FA095A" w:rsidRPr="00BA0475" w:rsidRDefault="00FA095A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ab/>
      </w:r>
      <w:bookmarkStart w:id="92" w:name="_Toc421777160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法务</w:t>
      </w:r>
      <w:bookmarkEnd w:id="92"/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合同需求</w:t>
      </w:r>
      <w:r w:rsidR="00E7134C" w:rsidRPr="00BA0475">
        <w:rPr>
          <w:rFonts w:ascii="宋体" w:hAnsi="宋体" w:hint="eastAsia"/>
        </w:rPr>
        <w:t>或其他相关注意事项</w:t>
      </w:r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是否符合</w:t>
      </w:r>
      <w:r w:rsidR="00C71730" w:rsidRPr="00BA0475">
        <w:rPr>
          <w:rFonts w:ascii="宋体" w:hAnsi="宋体" w:hint="eastAsia"/>
        </w:rPr>
        <w:t>公司</w:t>
      </w:r>
      <w:r w:rsidRPr="00BA0475">
        <w:rPr>
          <w:rFonts w:ascii="宋体" w:hAnsi="宋体" w:hint="eastAsia"/>
        </w:rPr>
        <w:t>政策</w:t>
      </w:r>
    </w:p>
    <w:p w:rsidR="00FA095A" w:rsidRPr="00BA0475" w:rsidRDefault="00FA095A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ab/>
      </w:r>
      <w:bookmarkStart w:id="93" w:name="_Toc421777161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财务</w:t>
      </w:r>
      <w:bookmarkEnd w:id="93"/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功能需求中是否与财务相关, 或有收入/ 支出评估</w:t>
      </w:r>
    </w:p>
    <w:p w:rsidR="00FA095A" w:rsidRPr="00BA0475" w:rsidRDefault="00FA095A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ab/>
      </w:r>
      <w:bookmarkStart w:id="94" w:name="_Toc421777162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客服</w:t>
      </w:r>
      <w:bookmarkEnd w:id="94"/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评估上线后, 对客服人力</w:t>
      </w:r>
      <w:r w:rsidR="004D521C" w:rsidRPr="00BA0475">
        <w:rPr>
          <w:rFonts w:ascii="宋体" w:hAnsi="宋体" w:hint="eastAsia"/>
        </w:rPr>
        <w:t>, 帮助中心</w:t>
      </w:r>
      <w:r w:rsidRPr="00BA0475">
        <w:rPr>
          <w:rFonts w:ascii="宋体" w:hAnsi="宋体" w:hint="eastAsia"/>
        </w:rPr>
        <w:t>的需求, 来信量等等</w:t>
      </w:r>
      <w:r w:rsidR="00EF3CD1" w:rsidRPr="00BA0475">
        <w:rPr>
          <w:rFonts w:ascii="宋体" w:hAnsi="宋体" w:hint="eastAsia"/>
        </w:rPr>
        <w:t>。是否要开发工具给客服使用</w:t>
      </w:r>
      <w:r w:rsidR="002A5D93" w:rsidRPr="00BA0475">
        <w:rPr>
          <w:rFonts w:ascii="宋体" w:hAnsi="宋体" w:hint="eastAsia"/>
        </w:rPr>
        <w:t>?</w:t>
      </w:r>
    </w:p>
    <w:p w:rsidR="00B37D6B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95" w:name="_Toc421777163"/>
      <w:r w:rsidR="00B37D6B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市场部</w:t>
      </w:r>
      <w:bookmarkEnd w:id="95"/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1、VIP权益</w:t>
      </w: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1）</w:t>
      </w:r>
      <w:r w:rsidRPr="007504E9">
        <w:rPr>
          <w:rFonts w:ascii="宋体" w:hAnsi="宋体" w:hint="eastAsia"/>
        </w:rPr>
        <w:tab/>
      </w:r>
      <w:r w:rsidR="00A352E7">
        <w:rPr>
          <w:rFonts w:ascii="宋体" w:hAnsi="宋体" w:hint="eastAsia"/>
        </w:rPr>
        <w:t>零活宝</w:t>
      </w:r>
      <w:r w:rsidRPr="007504E9">
        <w:rPr>
          <w:rFonts w:ascii="宋体" w:hAnsi="宋体" w:hint="eastAsia"/>
        </w:rPr>
        <w:t>上线初期，不改动目前的vip的规则，即 累积AUM达成50万，即可成为陆金所黄金VIP的原则</w:t>
      </w: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2）</w:t>
      </w:r>
      <w:r w:rsidRPr="007504E9">
        <w:rPr>
          <w:rFonts w:ascii="宋体" w:hAnsi="宋体" w:hint="eastAsia"/>
        </w:rPr>
        <w:tab/>
        <w:t>上线后1月之后，将评估VIP的各项指标后决定是否改变规则</w:t>
      </w:r>
    </w:p>
    <w:p w:rsidR="007504E9" w:rsidRPr="007504E9" w:rsidRDefault="007504E9" w:rsidP="007504E9">
      <w:pPr>
        <w:ind w:left="420"/>
        <w:rPr>
          <w:rFonts w:ascii="宋体" w:hAnsi="宋体"/>
        </w:rPr>
      </w:pP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2、陆米</w:t>
      </w: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本产品不发放陆米</w:t>
      </w:r>
    </w:p>
    <w:p w:rsidR="007504E9" w:rsidRPr="007504E9" w:rsidRDefault="007504E9" w:rsidP="007504E9">
      <w:pPr>
        <w:ind w:left="420"/>
        <w:rPr>
          <w:rFonts w:ascii="宋体" w:hAnsi="宋体"/>
        </w:rPr>
      </w:pP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3、陆金币</w:t>
      </w:r>
    </w:p>
    <w:p w:rsidR="00097CD4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支付时，不支持陆金币包括全场通用陆金币</w:t>
      </w:r>
    </w:p>
    <w:p w:rsidR="00B37D6B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96" w:name="_Toc421777164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产品</w:t>
      </w:r>
      <w:r w:rsidR="00B37D6B" w:rsidRPr="00BA0475">
        <w:rPr>
          <w:rFonts w:ascii="微软雅黑" w:eastAsia="微软雅黑" w:hAnsi="微软雅黑" w:hint="eastAsia"/>
          <w:b w:val="0"/>
          <w:szCs w:val="21"/>
          <w:lang w:eastAsia="zh-TW"/>
        </w:rPr>
        <w:t>部</w:t>
      </w:r>
      <w:bookmarkEnd w:id="96"/>
    </w:p>
    <w:p w:rsidR="00097CD4" w:rsidRPr="00BA0475" w:rsidRDefault="00097CD4" w:rsidP="00097CD4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说明需要商品部支持的项目</w:t>
      </w:r>
    </w:p>
    <w:p w:rsidR="00FA095A" w:rsidRPr="00BA0475" w:rsidRDefault="00957356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97" w:name="_Toc421777165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上线需求</w:t>
      </w:r>
      <w:bookmarkEnd w:id="97"/>
    </w:p>
    <w:p w:rsidR="009E1965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98" w:name="_Toc421777166"/>
      <w:r w:rsidR="009E1965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帮助中心的改变</w:t>
      </w:r>
      <w:bookmarkEnd w:id="98"/>
    </w:p>
    <w:p w:rsidR="006C7AF7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99" w:name="_Toc421777167"/>
      <w:r w:rsidR="006C7AF7" w:rsidRPr="00BA0475">
        <w:rPr>
          <w:rFonts w:ascii="微软雅黑" w:eastAsia="微软雅黑" w:hAnsi="微软雅黑" w:hint="eastAsia"/>
          <w:b w:val="0"/>
          <w:szCs w:val="21"/>
          <w:lang w:eastAsia="zh-TW"/>
        </w:rPr>
        <w:t>运营需求</w:t>
      </w:r>
      <w:bookmarkEnd w:id="99"/>
    </w:p>
    <w:p w:rsidR="006C7AF7" w:rsidRPr="00BA0475" w:rsidRDefault="006C7AF7" w:rsidP="006C7AF7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  <w:lang w:eastAsia="zh-TW"/>
        </w:rPr>
        <w:t>机器, 宽带, 监测需求</w:t>
      </w:r>
      <w:r w:rsidR="00335BB5" w:rsidRPr="00BA0475">
        <w:rPr>
          <w:rFonts w:ascii="宋体" w:hAnsi="宋体" w:hint="eastAsia"/>
        </w:rPr>
        <w:t>。</w:t>
      </w:r>
    </w:p>
    <w:p w:rsidR="00103126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100" w:name="_Toc421777168"/>
      <w:r w:rsidR="00103126" w:rsidRPr="00BA0475">
        <w:rPr>
          <w:rFonts w:ascii="微软雅黑" w:eastAsia="微软雅黑" w:hAnsi="微软雅黑" w:hint="eastAsia"/>
          <w:b w:val="0"/>
          <w:szCs w:val="21"/>
          <w:lang w:eastAsia="zh-TW"/>
        </w:rPr>
        <w:t>数据跟踪</w:t>
      </w:r>
      <w:r w:rsidR="00A52DE3" w:rsidRPr="00BA0475">
        <w:rPr>
          <w:rFonts w:ascii="微软雅黑" w:eastAsia="微软雅黑" w:hAnsi="微软雅黑" w:hint="eastAsia"/>
          <w:b w:val="0"/>
          <w:szCs w:val="21"/>
          <w:lang w:eastAsia="zh-TW"/>
        </w:rPr>
        <w:t>与</w:t>
      </w:r>
      <w:r w:rsidR="00103126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分析需求</w:t>
      </w:r>
      <w:bookmarkEnd w:id="100"/>
    </w:p>
    <w:p w:rsidR="00103126" w:rsidRPr="00BA0475" w:rsidRDefault="00103126" w:rsidP="00103126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上线前后的数据分析与对比</w:t>
      </w:r>
      <w:r w:rsidR="00A52DE3" w:rsidRPr="00BA0475">
        <w:rPr>
          <w:rFonts w:ascii="宋体" w:hAnsi="宋体" w:hint="eastAsia"/>
          <w:lang w:eastAsia="zh-TW"/>
        </w:rPr>
        <w:t>, 新的KPI 或运营指标</w:t>
      </w:r>
    </w:p>
    <w:p w:rsidR="00957356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101" w:name="_Toc421777169"/>
      <w:r w:rsidR="006C7AF7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公司内部沟通/培训需求</w:t>
      </w:r>
      <w:bookmarkEnd w:id="101"/>
    </w:p>
    <w:p w:rsidR="00FD15EE" w:rsidRPr="00BA0475" w:rsidRDefault="00FD15EE" w:rsidP="00FD15EE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请说明本功能上线前与公司内部相关部门沟通/培训计画</w:t>
      </w:r>
    </w:p>
    <w:p w:rsidR="00957356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102" w:name="_Toc421777170"/>
      <w:r w:rsidR="001D69A0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公司外部沟通/培训需求</w:t>
      </w:r>
      <w:bookmarkEnd w:id="102"/>
    </w:p>
    <w:p w:rsidR="00FD15EE" w:rsidRPr="00BA0475" w:rsidRDefault="001D69A0" w:rsidP="00FD15EE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请说明本功能上线前</w:t>
      </w:r>
      <w:r w:rsidR="00FD15EE" w:rsidRPr="00BA0475">
        <w:rPr>
          <w:rFonts w:ascii="宋体" w:hAnsi="宋体" w:hint="eastAsia"/>
          <w:lang w:eastAsia="zh-TW"/>
        </w:rPr>
        <w:t>外部沟通/培训计画</w:t>
      </w:r>
    </w:p>
    <w:p w:rsidR="00DB296E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103" w:name="_Toc421777171"/>
      <w:r w:rsidR="00A26E61" w:rsidRPr="00BA0475">
        <w:rPr>
          <w:rFonts w:ascii="微软雅黑" w:eastAsia="微软雅黑" w:hAnsi="微软雅黑" w:hint="eastAsia"/>
          <w:b w:val="0"/>
          <w:szCs w:val="21"/>
          <w:lang w:eastAsia="zh-TW"/>
        </w:rPr>
        <w:t>行销/推广需求</w:t>
      </w:r>
      <w:bookmarkEnd w:id="103"/>
    </w:p>
    <w:p w:rsidR="00DB296E" w:rsidRPr="00BA0475" w:rsidRDefault="00DB296E" w:rsidP="00DB296E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在上线前产品的Demo会上前，要和UI 部门做讨论，把讨论结果在上线的Demo会上做汇报。</w:t>
      </w:r>
    </w:p>
    <w:p w:rsidR="00DB296E" w:rsidRPr="00BA0475" w:rsidRDefault="00DB296E" w:rsidP="00DB296E">
      <w:pPr>
        <w:ind w:left="420"/>
        <w:rPr>
          <w:rFonts w:ascii="宋体" w:hAnsi="宋体"/>
          <w:lang w:eastAsia="zh-TW"/>
        </w:rPr>
      </w:pPr>
    </w:p>
    <w:p w:rsidR="00A26E61" w:rsidRDefault="00A26E61" w:rsidP="00A26E61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请说明上线的行销及公关计画</w:t>
      </w:r>
      <w:r w:rsidR="00E77EEF" w:rsidRPr="00BA0475">
        <w:rPr>
          <w:rFonts w:ascii="宋体" w:hAnsi="宋体" w:hint="eastAsia"/>
          <w:lang w:eastAsia="zh-TW"/>
        </w:rPr>
        <w:t>, 上线行销分为网内与网外(实体与线上), 网内推广资源由技术部提供, 网外推广计画由市场部提供</w:t>
      </w:r>
      <w:r w:rsidRPr="00BA0475">
        <w:rPr>
          <w:rFonts w:ascii="宋体" w:hAnsi="宋体" w:hint="eastAsia"/>
          <w:lang w:eastAsia="zh-TW"/>
        </w:rPr>
        <w:t>(</w:t>
      </w:r>
      <w:r w:rsidR="00075495">
        <w:rPr>
          <w:rFonts w:ascii="宋体" w:hAnsi="宋体" w:hint="eastAsia"/>
          <w:lang w:eastAsia="zh-TW"/>
        </w:rPr>
        <w:t>适合大的项目，</w:t>
      </w:r>
      <w:r w:rsidRPr="00BA0475">
        <w:rPr>
          <w:rFonts w:ascii="宋体" w:hAnsi="宋体" w:hint="eastAsia"/>
          <w:lang w:eastAsia="zh-TW"/>
        </w:rPr>
        <w:t>此部分请与市场部讨论</w:t>
      </w:r>
      <w:r w:rsidR="00075495">
        <w:rPr>
          <w:rFonts w:ascii="宋体" w:hAnsi="宋体" w:hint="eastAsia"/>
          <w:lang w:eastAsia="zh-TW"/>
        </w:rPr>
        <w:t>)</w:t>
      </w:r>
    </w:p>
    <w:p w:rsidR="006D6161" w:rsidRDefault="006D6161" w:rsidP="009442A6">
      <w:pPr>
        <w:ind w:firstLine="420"/>
        <w:rPr>
          <w:rFonts w:ascii="宋体" w:eastAsia="PMingLiU" w:hAnsi="宋体"/>
          <w:b/>
          <w:lang w:eastAsia="zh-TW"/>
        </w:rPr>
      </w:pPr>
    </w:p>
    <w:p w:rsidR="00B24BCC" w:rsidRPr="00BA0475" w:rsidRDefault="00B24BCC" w:rsidP="001422E9">
      <w:pPr>
        <w:numPr>
          <w:ilvl w:val="0"/>
          <w:numId w:val="4"/>
        </w:numPr>
        <w:rPr>
          <w:rFonts w:ascii="宋体" w:hAnsi="宋体"/>
          <w:b/>
          <w:lang w:eastAsia="zh-TW"/>
        </w:rPr>
      </w:pPr>
      <w:r w:rsidRPr="00BA0475">
        <w:rPr>
          <w:rFonts w:ascii="宋体" w:hAnsi="宋体" w:hint="eastAsia"/>
          <w:b/>
          <w:lang w:eastAsia="zh-TW"/>
        </w:rPr>
        <w:t>产品推广页</w:t>
      </w:r>
    </w:p>
    <w:p w:rsidR="00B24BCC" w:rsidRPr="00BA0475" w:rsidRDefault="00B24BCC" w:rsidP="00B24BCC">
      <w:pPr>
        <w:ind w:left="780"/>
        <w:rPr>
          <w:rFonts w:ascii="宋体" w:hAnsi="宋体"/>
        </w:rPr>
      </w:pPr>
      <w:r w:rsidRPr="00BA0475">
        <w:rPr>
          <w:rFonts w:ascii="宋体" w:hAnsi="宋体" w:hint="eastAsia"/>
        </w:rPr>
        <w:t>内容制作方向：产品功能</w:t>
      </w:r>
      <w:r w:rsidR="00D713A1" w:rsidRPr="00BA0475">
        <w:rPr>
          <w:rFonts w:ascii="宋体" w:hAnsi="宋体" w:hint="eastAsia"/>
        </w:rPr>
        <w:t>亮点,</w:t>
      </w:r>
      <w:r w:rsidR="00974C88" w:rsidRPr="00BA0475">
        <w:rPr>
          <w:rFonts w:ascii="宋体" w:hAnsi="宋体" w:hint="eastAsia"/>
        </w:rPr>
        <w:t xml:space="preserve"> </w:t>
      </w:r>
      <w:r w:rsidRPr="00BA0475">
        <w:rPr>
          <w:rFonts w:ascii="宋体" w:hAnsi="宋体" w:hint="eastAsia"/>
        </w:rPr>
        <w:t>对顾客的好处等等</w:t>
      </w:r>
    </w:p>
    <w:p w:rsidR="00B24BCC" w:rsidRPr="00BA0475" w:rsidRDefault="00E77EEF" w:rsidP="00B24BCC">
      <w:pPr>
        <w:ind w:left="780"/>
        <w:rPr>
          <w:rFonts w:ascii="宋体" w:hAnsi="宋体"/>
        </w:rPr>
      </w:pPr>
      <w:r w:rsidRPr="00BA0475">
        <w:rPr>
          <w:rFonts w:ascii="宋体" w:hAnsi="宋体" w:hint="eastAsia"/>
        </w:rPr>
        <w:t xml:space="preserve">部门资源：技术部（產品經理规划, </w:t>
      </w:r>
      <w:r w:rsidR="00BD4B05" w:rsidRPr="00BA0475">
        <w:rPr>
          <w:rFonts w:ascii="宋体" w:hAnsi="宋体" w:hint="eastAsia"/>
        </w:rPr>
        <w:t>交付</w:t>
      </w:r>
      <w:r w:rsidRPr="00BA0475">
        <w:rPr>
          <w:rFonts w:ascii="宋体" w:hAnsi="宋体" w:hint="eastAsia"/>
        </w:rPr>
        <w:t>设计部门）</w:t>
      </w:r>
    </w:p>
    <w:p w:rsidR="00B24BCC" w:rsidRPr="00BA0475" w:rsidRDefault="00E77EEF" w:rsidP="001422E9">
      <w:pPr>
        <w:numPr>
          <w:ilvl w:val="0"/>
          <w:numId w:val="4"/>
        </w:numPr>
        <w:rPr>
          <w:rFonts w:ascii="宋体" w:hAnsi="宋体"/>
          <w:b/>
        </w:rPr>
      </w:pPr>
      <w:r w:rsidRPr="00BA0475">
        <w:rPr>
          <w:rFonts w:ascii="宋体" w:hAnsi="宋体" w:hint="eastAsia"/>
          <w:b/>
        </w:rPr>
        <w:t>网内</w:t>
      </w:r>
      <w:r w:rsidR="00B24BCC" w:rsidRPr="00BA0475">
        <w:rPr>
          <w:rFonts w:ascii="宋体" w:hAnsi="宋体" w:hint="eastAsia"/>
          <w:b/>
        </w:rPr>
        <w:t>相关</w:t>
      </w:r>
      <w:r w:rsidRPr="00BA0475">
        <w:rPr>
          <w:rFonts w:ascii="宋体" w:hAnsi="宋体" w:hint="eastAsia"/>
          <w:b/>
        </w:rPr>
        <w:t>页面的推广资源</w:t>
      </w:r>
    </w:p>
    <w:p w:rsidR="00AA615F" w:rsidRPr="00BA0475" w:rsidRDefault="00AA615F" w:rsidP="00AA615F">
      <w:pPr>
        <w:ind w:left="840"/>
        <w:rPr>
          <w:rFonts w:ascii="宋体" w:hAnsi="宋体"/>
        </w:rPr>
      </w:pPr>
      <w:r w:rsidRPr="00BA0475">
        <w:rPr>
          <w:rFonts w:ascii="宋体" w:hAnsi="宋体" w:hint="eastAsia"/>
        </w:rPr>
        <w:t>请说明上线后, 在</w:t>
      </w:r>
      <w:r w:rsidR="00C71730" w:rsidRPr="00BA0475">
        <w:rPr>
          <w:rFonts w:ascii="宋体" w:hAnsi="宋体" w:hint="eastAsia"/>
        </w:rPr>
        <w:t>公司</w:t>
      </w:r>
      <w:r w:rsidRPr="00BA0475">
        <w:rPr>
          <w:rFonts w:ascii="宋体" w:hAnsi="宋体" w:hint="eastAsia"/>
        </w:rPr>
        <w:t xml:space="preserve">相关页面/邮件的推广资源（请和设计部门讨论）。下面是我们有的推广方式.标准的推广期为2 </w:t>
      </w:r>
      <w:r w:rsidRPr="00BA0475">
        <w:rPr>
          <w:rFonts w:ascii="宋体" w:hAnsi="宋体"/>
        </w:rPr>
        <w:t>–</w:t>
      </w:r>
      <w:r w:rsidRPr="00BA0475">
        <w:rPr>
          <w:rFonts w:ascii="宋体" w:hAnsi="宋体" w:hint="eastAsia"/>
        </w:rPr>
        <w:t xml:space="preserve"> 4 周。通常在产品上线两周后</w:t>
      </w:r>
      <w:r w:rsidR="00DB296E" w:rsidRPr="00BA0475">
        <w:rPr>
          <w:rFonts w:ascii="宋体" w:hAnsi="宋体" w:hint="eastAsia"/>
        </w:rPr>
        <w:t xml:space="preserve"> （有的产品需要两周的稳定时间）</w:t>
      </w:r>
    </w:p>
    <w:p w:rsidR="00AA615F" w:rsidRPr="00E77EEF" w:rsidRDefault="00AA615F" w:rsidP="00AA615F">
      <w:pPr>
        <w:ind w:left="420"/>
        <w:rPr>
          <w:rFonts w:ascii="宋体" w:eastAsia="PMingLiU" w:hAnsi="宋体"/>
          <w:b/>
        </w:rPr>
      </w:pP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0"/>
        <w:gridCol w:w="1620"/>
        <w:gridCol w:w="1260"/>
        <w:gridCol w:w="3240"/>
        <w:gridCol w:w="1620"/>
        <w:gridCol w:w="1080"/>
      </w:tblGrid>
      <w:tr w:rsidR="003222BA" w:rsidRPr="005D0124" w:rsidTr="00E02027">
        <w:tc>
          <w:tcPr>
            <w:tcW w:w="108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页面</w:t>
            </w:r>
          </w:p>
        </w:tc>
        <w:tc>
          <w:tcPr>
            <w:tcW w:w="162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模块</w:t>
            </w:r>
            <w:r w:rsidRPr="005D0124">
              <w:rPr>
                <w:rFonts w:ascii="宋体" w:hAnsi="宋体" w:hint="eastAsia"/>
                <w:b/>
                <w:color w:val="FFFFFF"/>
                <w:lang w:eastAsia="zh-TW"/>
              </w:rPr>
              <w:t>/位置</w:t>
            </w:r>
          </w:p>
        </w:tc>
        <w:tc>
          <w:tcPr>
            <w:tcW w:w="126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部门资源</w:t>
            </w:r>
          </w:p>
        </w:tc>
        <w:tc>
          <w:tcPr>
            <w:tcW w:w="324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推广方式</w:t>
            </w:r>
          </w:p>
        </w:tc>
        <w:tc>
          <w:tcPr>
            <w:tcW w:w="162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</w:rPr>
              <w:t>推广时间</w:t>
            </w:r>
            <w:r w:rsidRPr="005D0124">
              <w:rPr>
                <w:rFonts w:ascii="宋体" w:hAnsi="宋体" w:hint="eastAsia"/>
                <w:b/>
                <w:lang w:eastAsia="zh-TW"/>
              </w:rPr>
              <w:t>(</w:t>
            </w:r>
            <w:r w:rsidR="009A7523" w:rsidRPr="005D0124">
              <w:rPr>
                <w:rFonts w:ascii="宋体" w:hAnsi="宋体" w:hint="eastAsia"/>
                <w:b/>
              </w:rPr>
              <w:t>mm/yy</w:t>
            </w:r>
            <w:r w:rsidRPr="005D0124">
              <w:rPr>
                <w:rFonts w:ascii="宋体" w:hAnsi="宋体" w:hint="eastAsia"/>
                <w:b/>
                <w:lang w:eastAsia="zh-TW"/>
              </w:rPr>
              <w:t>)</w:t>
            </w:r>
          </w:p>
        </w:tc>
        <w:tc>
          <w:tcPr>
            <w:tcW w:w="108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lang w:eastAsia="zh-TW"/>
              </w:rPr>
              <w:t>本次需求</w:t>
            </w:r>
          </w:p>
        </w:tc>
      </w:tr>
      <w:tr w:rsidR="00EC0925" w:rsidRPr="005D0124" w:rsidTr="005D0124">
        <w:trPr>
          <w:trHeight w:val="311"/>
        </w:trPr>
        <w:tc>
          <w:tcPr>
            <w:tcW w:w="1080" w:type="dxa"/>
            <w:tcBorders>
              <w:bottom w:val="single" w:sz="4" w:space="0" w:color="auto"/>
            </w:tcBorders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  <w:r w:rsidRPr="005D0124">
              <w:rPr>
                <w:rFonts w:ascii="宋体" w:hAnsi="宋体"/>
                <w:sz w:val="22"/>
                <w:szCs w:val="22"/>
                <w:lang w:eastAsia="zh-TW"/>
              </w:rPr>
              <w:t>V</w:t>
            </w:r>
          </w:p>
        </w:tc>
      </w:tr>
      <w:tr w:rsidR="00EC0925" w:rsidRPr="005D0124" w:rsidTr="00BA0475">
        <w:tc>
          <w:tcPr>
            <w:tcW w:w="1080" w:type="dxa"/>
            <w:tcBorders>
              <w:top w:val="single" w:sz="4" w:space="0" w:color="auto"/>
            </w:tcBorders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EC0925" w:rsidRPr="005D0124" w:rsidTr="00E02027"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EC0925" w:rsidRPr="005D0124" w:rsidTr="00E02027"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color w:val="FF0000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791863" w:rsidRPr="005D0124" w:rsidTr="00E02027">
        <w:tc>
          <w:tcPr>
            <w:tcW w:w="108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324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3222BA" w:rsidRPr="005D0124" w:rsidTr="00E02027">
        <w:tc>
          <w:tcPr>
            <w:tcW w:w="108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080" w:type="dxa"/>
          </w:tcPr>
          <w:p w:rsidR="003222BA" w:rsidRPr="005D0124" w:rsidRDefault="007D3071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  <w:r w:rsidRPr="005D0124">
              <w:rPr>
                <w:rFonts w:ascii="宋体" w:hAnsi="宋体" w:hint="eastAsia"/>
                <w:sz w:val="22"/>
                <w:szCs w:val="22"/>
                <w:lang w:eastAsia="zh-TW"/>
              </w:rPr>
              <w:t>--</w:t>
            </w:r>
          </w:p>
        </w:tc>
      </w:tr>
      <w:tr w:rsidR="003222BA" w:rsidRPr="005D0124" w:rsidTr="00E02027">
        <w:tc>
          <w:tcPr>
            <w:tcW w:w="108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</w:tbl>
    <w:p w:rsidR="00075495" w:rsidRPr="005D0124" w:rsidRDefault="00075495" w:rsidP="003222BA">
      <w:pPr>
        <w:ind w:firstLine="420"/>
        <w:rPr>
          <w:rFonts w:ascii="宋体" w:hAnsi="宋体"/>
        </w:rPr>
      </w:pPr>
    </w:p>
    <w:p w:rsidR="004D0F8E" w:rsidRPr="005D0124" w:rsidRDefault="004D0F8E" w:rsidP="003222BA">
      <w:pPr>
        <w:ind w:firstLine="420"/>
        <w:rPr>
          <w:rFonts w:ascii="宋体" w:hAnsi="宋体"/>
        </w:rPr>
      </w:pP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0"/>
        <w:gridCol w:w="1620"/>
        <w:gridCol w:w="1260"/>
        <w:gridCol w:w="3240"/>
        <w:gridCol w:w="1620"/>
        <w:gridCol w:w="1080"/>
      </w:tblGrid>
      <w:tr w:rsidR="007D7DA6" w:rsidRPr="005D0124" w:rsidTr="00E02027">
        <w:tc>
          <w:tcPr>
            <w:tcW w:w="108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邮件</w:t>
            </w:r>
            <w:r w:rsidR="009A7523" w:rsidRPr="005D0124">
              <w:rPr>
                <w:rFonts w:ascii="宋体" w:hAnsi="宋体" w:hint="eastAsia"/>
                <w:b/>
                <w:color w:val="FFFFFF"/>
              </w:rPr>
              <w:t>/短信</w:t>
            </w:r>
          </w:p>
        </w:tc>
        <w:tc>
          <w:tcPr>
            <w:tcW w:w="162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顾客的名单</w:t>
            </w:r>
          </w:p>
        </w:tc>
        <w:tc>
          <w:tcPr>
            <w:tcW w:w="126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部门资源</w:t>
            </w:r>
          </w:p>
        </w:tc>
        <w:tc>
          <w:tcPr>
            <w:tcW w:w="324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推广方式</w:t>
            </w:r>
          </w:p>
        </w:tc>
        <w:tc>
          <w:tcPr>
            <w:tcW w:w="162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</w:rPr>
              <w:t>推广时间</w:t>
            </w:r>
            <w:r w:rsidRPr="005D0124">
              <w:rPr>
                <w:rFonts w:ascii="宋体" w:hAnsi="宋体" w:hint="eastAsia"/>
                <w:b/>
                <w:lang w:eastAsia="zh-TW"/>
              </w:rPr>
              <w:t>(</w:t>
            </w:r>
            <w:r w:rsidR="009A7523" w:rsidRPr="005D0124">
              <w:rPr>
                <w:rFonts w:ascii="宋体" w:hAnsi="宋体" w:hint="eastAsia"/>
                <w:b/>
              </w:rPr>
              <w:t>mm/yy</w:t>
            </w:r>
            <w:r w:rsidRPr="005D0124">
              <w:rPr>
                <w:rFonts w:ascii="宋体" w:hAnsi="宋体" w:hint="eastAsia"/>
                <w:b/>
                <w:lang w:eastAsia="zh-TW"/>
              </w:rPr>
              <w:t>)</w:t>
            </w:r>
          </w:p>
        </w:tc>
        <w:tc>
          <w:tcPr>
            <w:tcW w:w="108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lang w:eastAsia="zh-TW"/>
              </w:rPr>
              <w:t>本次需求</w:t>
            </w:r>
          </w:p>
        </w:tc>
      </w:tr>
      <w:tr w:rsidR="007D7DA6" w:rsidRPr="005D0124" w:rsidTr="00E02027">
        <w:trPr>
          <w:trHeight w:val="600"/>
        </w:trPr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一次性</w:t>
            </w:r>
          </w:p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譬如-购买过xx的顾客</w:t>
            </w:r>
          </w:p>
        </w:tc>
        <w:tc>
          <w:tcPr>
            <w:tcW w:w="126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数据不，系统运营</w:t>
            </w:r>
          </w:p>
        </w:tc>
        <w:tc>
          <w:tcPr>
            <w:tcW w:w="324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邮件 + 推广页</w:t>
            </w:r>
          </w:p>
        </w:tc>
        <w:tc>
          <w:tcPr>
            <w:tcW w:w="162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  <w:r w:rsidRPr="005D0124">
              <w:rPr>
                <w:rFonts w:ascii="宋体" w:hAnsi="宋体"/>
                <w:sz w:val="22"/>
                <w:szCs w:val="22"/>
                <w:lang w:eastAsia="zh-TW"/>
              </w:rPr>
              <w:t>V</w:t>
            </w:r>
          </w:p>
        </w:tc>
      </w:tr>
      <w:tr w:rsidR="007D7DA6" w:rsidRPr="005D0124" w:rsidTr="00E02027">
        <w:trPr>
          <w:trHeight w:val="600"/>
        </w:trPr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月报</w:t>
            </w:r>
          </w:p>
        </w:tc>
        <w:tc>
          <w:tcPr>
            <w:tcW w:w="162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订阅的顾客 + 过去三个月购买的顾客</w:t>
            </w:r>
          </w:p>
        </w:tc>
        <w:tc>
          <w:tcPr>
            <w:tcW w:w="126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数据部，系统运营，</w:t>
            </w:r>
          </w:p>
        </w:tc>
        <w:tc>
          <w:tcPr>
            <w:tcW w:w="324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邮件 + 推广页</w:t>
            </w:r>
          </w:p>
        </w:tc>
        <w:tc>
          <w:tcPr>
            <w:tcW w:w="162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</w:tr>
    </w:tbl>
    <w:p w:rsidR="007D7DA6" w:rsidRDefault="007D7DA6" w:rsidP="003222BA">
      <w:pPr>
        <w:ind w:firstLine="420"/>
      </w:pPr>
    </w:p>
    <w:p w:rsidR="004D0F8E" w:rsidRDefault="004D0F8E" w:rsidP="003222BA">
      <w:pPr>
        <w:ind w:firstLine="420"/>
      </w:pPr>
    </w:p>
    <w:p w:rsidR="004D0F8E" w:rsidRPr="005D0124" w:rsidRDefault="005D0124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104" w:name="_Toc421777172"/>
      <w:r w:rsidR="004D0F8E" w:rsidRPr="005D0124">
        <w:rPr>
          <w:rFonts w:ascii="微软雅黑" w:eastAsia="微软雅黑" w:hAnsi="微软雅黑" w:hint="eastAsia"/>
          <w:b w:val="0"/>
          <w:szCs w:val="21"/>
          <w:lang w:eastAsia="zh-TW"/>
        </w:rPr>
        <w:t>初审提出的问题和回应</w:t>
      </w:r>
      <w:bookmarkEnd w:id="104"/>
    </w:p>
    <w:p w:rsidR="00E454D8" w:rsidRPr="00E454D8" w:rsidRDefault="00E454D8" w:rsidP="00E454D8">
      <w:r>
        <w:rPr>
          <w:rFonts w:hint="eastAsia"/>
        </w:rPr>
        <w:t>初审时或是之后提出的问题要被反映到这里</w:t>
      </w: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3420"/>
        <w:gridCol w:w="4680"/>
      </w:tblGrid>
      <w:tr w:rsidR="004D0F8E" w:rsidRPr="00C0415F" w:rsidTr="004D0F8E">
        <w:trPr>
          <w:trHeight w:val="245"/>
        </w:trPr>
        <w:tc>
          <w:tcPr>
            <w:tcW w:w="1800" w:type="dxa"/>
            <w:shd w:val="clear" w:color="auto" w:fill="000000"/>
          </w:tcPr>
          <w:p w:rsidR="004D0F8E" w:rsidRPr="00C0415F" w:rsidRDefault="004D0F8E" w:rsidP="00D96F30">
            <w:pPr>
              <w:jc w:val="center"/>
              <w:rPr>
                <w:rFonts w:cs="Arial"/>
                <w:b/>
                <w:color w:val="FFFFFF"/>
              </w:rPr>
            </w:pPr>
            <w:r>
              <w:rPr>
                <w:rFonts w:cs="Arial" w:hint="eastAsia"/>
                <w:b/>
                <w:color w:val="FFFFFF"/>
              </w:rPr>
              <w:t>发问人</w:t>
            </w:r>
          </w:p>
        </w:tc>
        <w:tc>
          <w:tcPr>
            <w:tcW w:w="3420" w:type="dxa"/>
            <w:shd w:val="clear" w:color="auto" w:fill="000000"/>
          </w:tcPr>
          <w:p w:rsidR="004D0F8E" w:rsidRPr="00C0415F" w:rsidRDefault="004D0F8E" w:rsidP="00D96F30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>
              <w:rPr>
                <w:rFonts w:cs="Arial" w:hint="eastAsia"/>
                <w:b/>
                <w:color w:val="FFFFFF"/>
              </w:rPr>
              <w:t>问题</w:t>
            </w:r>
          </w:p>
        </w:tc>
        <w:tc>
          <w:tcPr>
            <w:tcW w:w="4680" w:type="dxa"/>
            <w:shd w:val="clear" w:color="auto" w:fill="000000"/>
          </w:tcPr>
          <w:p w:rsidR="004D0F8E" w:rsidRPr="009F061E" w:rsidRDefault="004134C4" w:rsidP="00D96F30">
            <w:pPr>
              <w:jc w:val="center"/>
              <w:rPr>
                <w:rFonts w:eastAsia="PMingLiU" w:cs="Arial"/>
                <w:b/>
                <w:color w:val="FFFFFF"/>
                <w:lang w:eastAsia="zh-TW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回应</w:t>
            </w: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0551F6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1479F7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</w:tbl>
    <w:p w:rsidR="004D0F8E" w:rsidRDefault="004D0F8E" w:rsidP="004D0F8E"/>
    <w:p w:rsidR="004134C4" w:rsidRPr="005D0124" w:rsidRDefault="00AF222B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105" w:name="_Toc421777173"/>
      <w:r w:rsidR="004134C4" w:rsidRPr="005D0124">
        <w:rPr>
          <w:rFonts w:ascii="微软雅黑" w:eastAsia="微软雅黑" w:hAnsi="微软雅黑" w:hint="eastAsia"/>
          <w:b w:val="0"/>
          <w:szCs w:val="21"/>
          <w:lang w:eastAsia="zh-TW"/>
        </w:rPr>
        <w:t>补充</w:t>
      </w:r>
      <w:bookmarkEnd w:id="105"/>
    </w:p>
    <w:p w:rsidR="004134C4" w:rsidRPr="00E454D8" w:rsidRDefault="004134C4" w:rsidP="004134C4">
      <w:r>
        <w:rPr>
          <w:rFonts w:hint="eastAsia"/>
        </w:rPr>
        <w:t>在项目已经开发，如果有更多的决定，应该在这里补充</w:t>
      </w: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3420"/>
        <w:gridCol w:w="4680"/>
      </w:tblGrid>
      <w:tr w:rsidR="004134C4" w:rsidRPr="00C0415F" w:rsidTr="00D96F30">
        <w:trPr>
          <w:trHeight w:val="245"/>
        </w:trPr>
        <w:tc>
          <w:tcPr>
            <w:tcW w:w="1800" w:type="dxa"/>
            <w:shd w:val="clear" w:color="auto" w:fill="000000"/>
          </w:tcPr>
          <w:p w:rsidR="004134C4" w:rsidRPr="00C0415F" w:rsidRDefault="004134C4" w:rsidP="00D96F30">
            <w:pPr>
              <w:jc w:val="center"/>
              <w:rPr>
                <w:rFonts w:cs="Arial"/>
                <w:b/>
                <w:color w:val="FFFFFF"/>
              </w:rPr>
            </w:pPr>
            <w:r>
              <w:rPr>
                <w:rFonts w:cs="Arial" w:hint="eastAsia"/>
                <w:b/>
                <w:color w:val="FFFFFF"/>
              </w:rPr>
              <w:t>发问人</w:t>
            </w:r>
          </w:p>
        </w:tc>
        <w:tc>
          <w:tcPr>
            <w:tcW w:w="3420" w:type="dxa"/>
            <w:shd w:val="clear" w:color="auto" w:fill="000000"/>
          </w:tcPr>
          <w:p w:rsidR="004134C4" w:rsidRPr="00C0415F" w:rsidRDefault="004134C4" w:rsidP="00D96F30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>
              <w:rPr>
                <w:rFonts w:cs="Arial" w:hint="eastAsia"/>
                <w:b/>
                <w:color w:val="FFFFFF"/>
              </w:rPr>
              <w:t>问题</w:t>
            </w:r>
          </w:p>
        </w:tc>
        <w:tc>
          <w:tcPr>
            <w:tcW w:w="4680" w:type="dxa"/>
            <w:shd w:val="clear" w:color="auto" w:fill="000000"/>
          </w:tcPr>
          <w:p w:rsidR="004134C4" w:rsidRPr="009F061E" w:rsidRDefault="004134C4" w:rsidP="00D96F30">
            <w:pPr>
              <w:jc w:val="center"/>
              <w:rPr>
                <w:rFonts w:eastAsia="PMingLiU" w:cs="Arial"/>
                <w:b/>
                <w:color w:val="FFFFFF"/>
                <w:lang w:eastAsia="zh-TW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回应</w:t>
            </w: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0551F6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1479F7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</w:tbl>
    <w:p w:rsidR="004134C4" w:rsidRDefault="004134C4" w:rsidP="004134C4"/>
    <w:p w:rsidR="00AE2CCD" w:rsidRDefault="00AE2CCD" w:rsidP="004D0F8E"/>
    <w:p w:rsidR="00AE2CCD" w:rsidRDefault="00AE2CCD" w:rsidP="004D0F8E">
      <w:r>
        <w:lastRenderedPageBreak/>
        <w:br w:type="page"/>
      </w:r>
    </w:p>
    <w:p w:rsidR="00AE2CCD" w:rsidRPr="005D0124" w:rsidRDefault="00AF222B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  </w:t>
      </w:r>
      <w:bookmarkStart w:id="106" w:name="_Toc421777174"/>
      <w:r w:rsidR="00AE2CCD" w:rsidRPr="005D0124">
        <w:rPr>
          <w:rFonts w:ascii="微软雅黑" w:eastAsia="微软雅黑" w:hAnsi="微软雅黑" w:hint="eastAsia"/>
          <w:b w:val="0"/>
          <w:szCs w:val="21"/>
          <w:lang w:eastAsia="zh-TW"/>
        </w:rPr>
        <w:t>附件</w:t>
      </w:r>
      <w:bookmarkEnd w:id="106"/>
    </w:p>
    <w:p w:rsidR="00AE2CCD" w:rsidRPr="00AE2CCD" w:rsidRDefault="00AE2CCD" w:rsidP="00AE2CCD">
      <w:r>
        <w:rPr>
          <w:rFonts w:hint="eastAsia"/>
        </w:rPr>
        <w:t xml:space="preserve">PRD </w:t>
      </w:r>
      <w:r>
        <w:rPr>
          <w:rFonts w:hint="eastAsia"/>
        </w:rPr>
        <w:t>模块版本更改历史</w:t>
      </w:r>
    </w:p>
    <w:tbl>
      <w:tblPr>
        <w:tblW w:w="8234" w:type="dxa"/>
        <w:tblInd w:w="28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</w:tblBorders>
        <w:tblLook w:val="0000" w:firstRow="0" w:lastRow="0" w:firstColumn="0" w:lastColumn="0" w:noHBand="0" w:noVBand="0"/>
      </w:tblPr>
      <w:tblGrid>
        <w:gridCol w:w="1521"/>
        <w:gridCol w:w="1418"/>
        <w:gridCol w:w="1559"/>
        <w:gridCol w:w="3736"/>
      </w:tblGrid>
      <w:tr w:rsidR="00BE5473" w:rsidRPr="00BE5473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jc w:val="center"/>
              <w:rPr>
                <w:rFonts w:ascii="Tahoma" w:hAnsi="Tahoma" w:cs="Tahoma"/>
                <w:b/>
                <w:color w:val="FFFFFF"/>
                <w:highlight w:val="black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版本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jc w:val="center"/>
              <w:rPr>
                <w:rFonts w:ascii="Tahoma" w:hAnsi="Tahoma" w:cs="Tahoma"/>
                <w:b/>
                <w:color w:val="FFFFFF"/>
                <w:highlight w:val="black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日期</w:t>
            </w: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jc w:val="center"/>
              <w:rPr>
                <w:rFonts w:ascii="Tahoma" w:hAnsi="Tahoma" w:cs="Tahoma"/>
                <w:b/>
                <w:color w:val="FFFFFF"/>
                <w:highlight w:val="black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撰写人</w:t>
            </w: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rPr>
                <w:rFonts w:ascii="Tahoma" w:hAnsi="Tahoma" w:cs="Tahoma"/>
                <w:b/>
                <w:color w:val="FFFFFF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备注</w:t>
            </w:r>
          </w:p>
        </w:tc>
      </w:tr>
      <w:tr w:rsidR="00AE2CCD" w:rsidRPr="00030C6E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eastAsia"/>
              </w:rPr>
              <w:t>第一版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rPr>
                <w:rFonts w:ascii="Tahoma" w:hAnsi="Tahoma" w:cs="Tahoma"/>
              </w:rPr>
            </w:pPr>
          </w:p>
        </w:tc>
      </w:tr>
      <w:tr w:rsidR="00AE2CCD" w:rsidRPr="00030C6E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eastAsia"/>
              </w:rPr>
              <w:t>第二版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1422E9">
            <w:pPr>
              <w:numPr>
                <w:ilvl w:val="0"/>
                <w:numId w:val="6"/>
              </w:numPr>
              <w:rPr>
                <w:rFonts w:ascii="Tahoma" w:hAnsi="Tahoma" w:cs="Tahoma"/>
              </w:rPr>
            </w:pPr>
          </w:p>
        </w:tc>
      </w:tr>
      <w:tr w:rsidR="00AE2CCD" w:rsidRPr="00C76BFD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eastAsia"/>
              </w:rPr>
              <w:t>第三版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Pr="009A7523" w:rsidRDefault="00AE2CCD" w:rsidP="00297704">
            <w:pPr>
              <w:rPr>
                <w:rFonts w:ascii="Tahoma" w:hAnsi="Tahoma" w:cs="Tahoma"/>
              </w:rPr>
            </w:pPr>
          </w:p>
        </w:tc>
      </w:tr>
    </w:tbl>
    <w:p w:rsidR="004134C4" w:rsidRPr="00C41867" w:rsidRDefault="004134C4" w:rsidP="004D0F8E"/>
    <w:sectPr w:rsidR="004134C4" w:rsidRPr="00C41867" w:rsidSect="004D4811">
      <w:footerReference w:type="default" r:id="rId36"/>
      <w:pgSz w:w="11906" w:h="16838"/>
      <w:pgMar w:top="1440" w:right="1466" w:bottom="1440" w:left="126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7426" w:rsidRDefault="004A7426">
      <w:r>
        <w:separator/>
      </w:r>
    </w:p>
  </w:endnote>
  <w:endnote w:type="continuationSeparator" w:id="0">
    <w:p w:rsidR="004A7426" w:rsidRDefault="004A7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E37" w:rsidRDefault="00C85E37" w:rsidP="00DC3EAC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C85E37" w:rsidRDefault="00C85E37" w:rsidP="009B7461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E37" w:rsidRPr="00FA095A" w:rsidRDefault="00C85E37" w:rsidP="00AD32CC">
    <w:pPr>
      <w:pStyle w:val="a5"/>
      <w:jc w:val="center"/>
      <w:rPr>
        <w:rFonts w:eastAsia="PMingLiU"/>
      </w:rPr>
    </w:pPr>
    <w:r>
      <w:rPr>
        <w:rFonts w:eastAsia="PMingLiU" w:hint="eastAsia"/>
      </w:rPr>
      <w:t>仅限公司员工使用</w:t>
    </w:r>
    <w:r>
      <w:rPr>
        <w:rFonts w:eastAsia="PMingLiU" w:hint="eastAsia"/>
      </w:rPr>
      <w:t xml:space="preserve"> </w:t>
    </w:r>
    <w:r>
      <w:rPr>
        <w:rFonts w:ascii="宋体" w:hAnsi="宋体" w:hint="eastAsia"/>
      </w:rPr>
      <w:t>版本日期：</w:t>
    </w:r>
    <w:r>
      <w:rPr>
        <w:rFonts w:ascii="宋体" w:eastAsia="PMingLiU" w:hAnsi="宋体" w:hint="eastAsia"/>
      </w:rPr>
      <w:t>2011-11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E37" w:rsidRDefault="00C85E37" w:rsidP="00DC3EAC">
    <w:pPr>
      <w:pStyle w:val="a5"/>
      <w:framePr w:wrap="around" w:vAnchor="text" w:hAnchor="page" w:x="10081" w:yAlign="center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836BA">
      <w:rPr>
        <w:rStyle w:val="a6"/>
        <w:noProof/>
      </w:rPr>
      <w:t>46</w:t>
    </w:r>
    <w:r>
      <w:rPr>
        <w:rStyle w:val="a6"/>
      </w:rPr>
      <w:fldChar w:fldCharType="end"/>
    </w:r>
  </w:p>
  <w:p w:rsidR="00C85E37" w:rsidRPr="00AD32CC" w:rsidRDefault="00C85E37" w:rsidP="009B7461">
    <w:pPr>
      <w:pStyle w:val="a5"/>
      <w:ind w:right="360"/>
      <w:rPr>
        <w:rFonts w:eastAsia="PMingLiU"/>
        <w:lang w:eastAsia="zh-TW"/>
      </w:rPr>
    </w:pPr>
    <w:r>
      <w:rPr>
        <w:rFonts w:eastAsia="PMingLiU" w:hint="eastAsia"/>
        <w:lang w:eastAsia="zh-TW"/>
      </w:rPr>
      <w:t xml:space="preserve">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7426" w:rsidRDefault="004A7426">
      <w:r>
        <w:separator/>
      </w:r>
    </w:p>
  </w:footnote>
  <w:footnote w:type="continuationSeparator" w:id="0">
    <w:p w:rsidR="004A7426" w:rsidRDefault="004A74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E37" w:rsidRPr="00C71730" w:rsidRDefault="00C85E37" w:rsidP="00C71730">
    <w:pPr>
      <w:pStyle w:val="a7"/>
      <w:tabs>
        <w:tab w:val="clear" w:pos="8306"/>
        <w:tab w:val="right" w:pos="8364"/>
      </w:tabs>
      <w:jc w:val="both"/>
    </w:pPr>
    <w:r>
      <w:rPr>
        <w:rFonts w:eastAsia="PMingLiU" w:hint="eastAsia"/>
      </w:rPr>
      <w:t>陆金所</w:t>
    </w:r>
    <w:r>
      <w:rPr>
        <w:rFonts w:eastAsia="PMingLiU" w:hint="eastAsia"/>
      </w:rPr>
      <w:tab/>
    </w:r>
    <w:r>
      <w:rPr>
        <w:rFonts w:eastAsia="PMingLiU" w:hint="eastAsia"/>
      </w:rPr>
      <w:tab/>
      <w:t xml:space="preserve">       http://www.lufax.com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429A9"/>
    <w:multiLevelType w:val="hybridMultilevel"/>
    <w:tmpl w:val="E2F6AD9A"/>
    <w:lvl w:ilvl="0" w:tplc="5D445BB6">
      <w:start w:val="1"/>
      <w:numFmt w:val="decimal"/>
      <w:lvlText w:val="%1）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">
    <w:nsid w:val="125860EE"/>
    <w:multiLevelType w:val="multilevel"/>
    <w:tmpl w:val="44DE5D6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ascii="Arial Unicode MS" w:eastAsia="Arial Unicode MS" w:hAnsi="Arial Unicode MS" w:cs="Arial Unicode MS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">
    <w:nsid w:val="14664423"/>
    <w:multiLevelType w:val="hybridMultilevel"/>
    <w:tmpl w:val="0E7C07B4"/>
    <w:lvl w:ilvl="0" w:tplc="FE1C0054">
      <w:start w:val="1"/>
      <w:numFmt w:val="bullet"/>
      <w:lvlText w:val="-"/>
      <w:lvlJc w:val="left"/>
      <w:pPr>
        <w:tabs>
          <w:tab w:val="num" w:pos="975"/>
        </w:tabs>
        <w:ind w:left="975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95"/>
        </w:tabs>
        <w:ind w:left="4395" w:hanging="420"/>
      </w:pPr>
      <w:rPr>
        <w:rFonts w:ascii="Wingdings" w:hAnsi="Wingdings" w:hint="default"/>
      </w:rPr>
    </w:lvl>
  </w:abstractNum>
  <w:abstractNum w:abstractNumId="3">
    <w:nsid w:val="152723D6"/>
    <w:multiLevelType w:val="hybridMultilevel"/>
    <w:tmpl w:val="F12810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64450F6"/>
    <w:multiLevelType w:val="hybridMultilevel"/>
    <w:tmpl w:val="F7ECC610"/>
    <w:lvl w:ilvl="0" w:tplc="04090015">
      <w:start w:val="1"/>
      <w:numFmt w:val="upperLetter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8332211"/>
    <w:multiLevelType w:val="hybridMultilevel"/>
    <w:tmpl w:val="C4F46928"/>
    <w:lvl w:ilvl="0" w:tplc="6910EB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6B1113"/>
    <w:multiLevelType w:val="hybridMultilevel"/>
    <w:tmpl w:val="200A9AC6"/>
    <w:lvl w:ilvl="0" w:tplc="1B60A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B6365B"/>
    <w:multiLevelType w:val="hybridMultilevel"/>
    <w:tmpl w:val="24B48D2C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8">
    <w:nsid w:val="2076794A"/>
    <w:multiLevelType w:val="hybridMultilevel"/>
    <w:tmpl w:val="54104FF4"/>
    <w:lvl w:ilvl="0" w:tplc="D7463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9C10B9D"/>
    <w:multiLevelType w:val="hybridMultilevel"/>
    <w:tmpl w:val="96886CD4"/>
    <w:lvl w:ilvl="0" w:tplc="DF2063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D90B71"/>
    <w:multiLevelType w:val="hybridMultilevel"/>
    <w:tmpl w:val="D73EE608"/>
    <w:lvl w:ilvl="0" w:tplc="DAD0FE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1D28C5"/>
    <w:multiLevelType w:val="multilevel"/>
    <w:tmpl w:val="748697F4"/>
    <w:lvl w:ilvl="0">
      <w:start w:val="2"/>
      <w:numFmt w:val="decimal"/>
      <w:lvlText w:val="%1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宋体" w:hint="default"/>
      </w:rPr>
    </w:lvl>
  </w:abstractNum>
  <w:abstractNum w:abstractNumId="12">
    <w:nsid w:val="43CB0349"/>
    <w:multiLevelType w:val="multilevel"/>
    <w:tmpl w:val="4DA64C58"/>
    <w:lvl w:ilvl="0">
      <w:start w:val="2"/>
      <w:numFmt w:val="decimal"/>
      <w:lvlText w:val="%1"/>
      <w:lvlJc w:val="left"/>
      <w:pPr>
        <w:ind w:left="360" w:hanging="360"/>
      </w:pPr>
      <w:rPr>
        <w:rFonts w:eastAsia="宋体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宋体" w:hint="default"/>
      </w:rPr>
    </w:lvl>
  </w:abstractNum>
  <w:abstractNum w:abstractNumId="13">
    <w:nsid w:val="4423258E"/>
    <w:multiLevelType w:val="hybridMultilevel"/>
    <w:tmpl w:val="4156D796"/>
    <w:lvl w:ilvl="0" w:tplc="9D5EC7B6">
      <w:start w:val="1"/>
      <w:numFmt w:val="lowerLetter"/>
      <w:lvlText w:val="%1."/>
      <w:lvlJc w:val="left"/>
      <w:pPr>
        <w:tabs>
          <w:tab w:val="num" w:pos="537"/>
        </w:tabs>
        <w:ind w:left="537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7"/>
        </w:tabs>
        <w:ind w:left="10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7"/>
        </w:tabs>
        <w:ind w:left="14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7"/>
        </w:tabs>
        <w:ind w:left="18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7"/>
        </w:tabs>
        <w:ind w:left="22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7"/>
        </w:tabs>
        <w:ind w:left="26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7"/>
        </w:tabs>
        <w:ind w:left="31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7"/>
        </w:tabs>
        <w:ind w:left="35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7"/>
        </w:tabs>
        <w:ind w:left="3957" w:hanging="420"/>
      </w:pPr>
    </w:lvl>
  </w:abstractNum>
  <w:abstractNum w:abstractNumId="14">
    <w:nsid w:val="4B3E4BAE"/>
    <w:multiLevelType w:val="multilevel"/>
    <w:tmpl w:val="47E69C32"/>
    <w:lvl w:ilvl="0">
      <w:start w:val="1"/>
      <w:numFmt w:val="decimal"/>
      <w:lvlText w:val="%1"/>
      <w:lvlJc w:val="left"/>
      <w:pPr>
        <w:ind w:left="425" w:hanging="425"/>
      </w:pPr>
    </w:lvl>
    <w:lvl w:ilvl="1">
      <w:numFmt w:val="bullet"/>
      <w:lvlText w:val=""/>
      <w:lvlJc w:val="left"/>
      <w:pPr>
        <w:ind w:left="992" w:hanging="567"/>
      </w:pPr>
      <w:rPr>
        <w:rFonts w:ascii="Wingdings" w:eastAsia="宋体" w:hAnsi="Wingdings" w:cs="Arial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4CF4760C"/>
    <w:multiLevelType w:val="hybridMultilevel"/>
    <w:tmpl w:val="D37CD3C4"/>
    <w:lvl w:ilvl="0" w:tplc="E7DA1F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DE1A86"/>
    <w:multiLevelType w:val="hybridMultilevel"/>
    <w:tmpl w:val="66BA67CE"/>
    <w:lvl w:ilvl="0" w:tplc="A92EF52C">
      <w:start w:val="1"/>
      <w:numFmt w:val="decimal"/>
      <w:lvlText w:val="%1、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2B4FEF"/>
    <w:multiLevelType w:val="multilevel"/>
    <w:tmpl w:val="6C740A1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8">
    <w:nsid w:val="635F09F5"/>
    <w:multiLevelType w:val="multilevel"/>
    <w:tmpl w:val="6C740A1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9">
    <w:nsid w:val="656350A7"/>
    <w:multiLevelType w:val="hybridMultilevel"/>
    <w:tmpl w:val="BCC8E8F4"/>
    <w:lvl w:ilvl="0" w:tplc="E7DA1F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FEC018B"/>
    <w:multiLevelType w:val="multilevel"/>
    <w:tmpl w:val="44DE5D6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Unicode MS" w:eastAsia="Arial Unicode MS" w:hAnsi="Arial Unicode MS" w:cs="Arial Unicode MS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1">
    <w:nsid w:val="717B5911"/>
    <w:multiLevelType w:val="multilevel"/>
    <w:tmpl w:val="44DE5D6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lvlText w:val="%1.%2"/>
      <w:lvlJc w:val="left"/>
      <w:pPr>
        <w:tabs>
          <w:tab w:val="num" w:pos="993"/>
        </w:tabs>
        <w:ind w:left="993" w:hanging="567"/>
      </w:pPr>
      <w:rPr>
        <w:rFonts w:ascii="Arial Unicode MS" w:eastAsia="Arial Unicode MS" w:hAnsi="Arial Unicode MS" w:cs="Arial Unicode MS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>
    <w:nsid w:val="7BE83D64"/>
    <w:multiLevelType w:val="hybridMultilevel"/>
    <w:tmpl w:val="DA2E9C48"/>
    <w:lvl w:ilvl="0" w:tplc="04090001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23">
    <w:nsid w:val="7F2F0D5C"/>
    <w:multiLevelType w:val="hybridMultilevel"/>
    <w:tmpl w:val="22B84940"/>
    <w:lvl w:ilvl="0" w:tplc="27566728">
      <w:start w:val="1"/>
      <w:numFmt w:val="lowerLetter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A086B85A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Arial" w:hAnsi="Arial" w:cs="Aria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7B1C4870">
      <w:start w:val="1"/>
      <w:numFmt w:val="lowerLetter"/>
      <w:lvlText w:val="%4、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1"/>
  </w:num>
  <w:num w:numId="2">
    <w:abstractNumId w:val="23"/>
  </w:num>
  <w:num w:numId="3">
    <w:abstractNumId w:val="18"/>
  </w:num>
  <w:num w:numId="4">
    <w:abstractNumId w:val="4"/>
  </w:num>
  <w:num w:numId="5">
    <w:abstractNumId w:val="13"/>
  </w:num>
  <w:num w:numId="6">
    <w:abstractNumId w:val="2"/>
  </w:num>
  <w:num w:numId="7">
    <w:abstractNumId w:val="20"/>
  </w:num>
  <w:num w:numId="8">
    <w:abstractNumId w:val="14"/>
  </w:num>
  <w:num w:numId="9">
    <w:abstractNumId w:val="8"/>
  </w:num>
  <w:num w:numId="10">
    <w:abstractNumId w:val="1"/>
  </w:num>
  <w:num w:numId="11">
    <w:abstractNumId w:val="17"/>
  </w:num>
  <w:num w:numId="12">
    <w:abstractNumId w:val="11"/>
  </w:num>
  <w:num w:numId="13">
    <w:abstractNumId w:val="12"/>
  </w:num>
  <w:num w:numId="14">
    <w:abstractNumId w:val="10"/>
  </w:num>
  <w:num w:numId="15">
    <w:abstractNumId w:val="7"/>
  </w:num>
  <w:num w:numId="16">
    <w:abstractNumId w:val="0"/>
  </w:num>
  <w:num w:numId="17">
    <w:abstractNumId w:val="22"/>
  </w:num>
  <w:num w:numId="18">
    <w:abstractNumId w:val="5"/>
  </w:num>
  <w:num w:numId="19">
    <w:abstractNumId w:val="9"/>
  </w:num>
  <w:num w:numId="20">
    <w:abstractNumId w:val="19"/>
  </w:num>
  <w:num w:numId="21">
    <w:abstractNumId w:val="3"/>
  </w:num>
  <w:num w:numId="22">
    <w:abstractNumId w:val="15"/>
  </w:num>
  <w:num w:numId="23">
    <w:abstractNumId w:val="16"/>
  </w:num>
  <w:num w:numId="24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7ED"/>
    <w:rsid w:val="000013BB"/>
    <w:rsid w:val="00001C67"/>
    <w:rsid w:val="0000213F"/>
    <w:rsid w:val="000021B5"/>
    <w:rsid w:val="0000255F"/>
    <w:rsid w:val="00003846"/>
    <w:rsid w:val="0000424A"/>
    <w:rsid w:val="00005879"/>
    <w:rsid w:val="000070C0"/>
    <w:rsid w:val="000072BE"/>
    <w:rsid w:val="000106F6"/>
    <w:rsid w:val="00010F78"/>
    <w:rsid w:val="0001149E"/>
    <w:rsid w:val="00011D83"/>
    <w:rsid w:val="00012236"/>
    <w:rsid w:val="000124CA"/>
    <w:rsid w:val="000125A5"/>
    <w:rsid w:val="00012D26"/>
    <w:rsid w:val="00013A10"/>
    <w:rsid w:val="00013DC5"/>
    <w:rsid w:val="00014EDE"/>
    <w:rsid w:val="000153F9"/>
    <w:rsid w:val="000157DD"/>
    <w:rsid w:val="00016462"/>
    <w:rsid w:val="00016EB7"/>
    <w:rsid w:val="00021A04"/>
    <w:rsid w:val="000237EC"/>
    <w:rsid w:val="0002449A"/>
    <w:rsid w:val="00024627"/>
    <w:rsid w:val="000246C3"/>
    <w:rsid w:val="00024AC7"/>
    <w:rsid w:val="00024B98"/>
    <w:rsid w:val="000251C1"/>
    <w:rsid w:val="0002562F"/>
    <w:rsid w:val="000258A4"/>
    <w:rsid w:val="0002743A"/>
    <w:rsid w:val="000275E0"/>
    <w:rsid w:val="00027A73"/>
    <w:rsid w:val="00027E1E"/>
    <w:rsid w:val="00027ECA"/>
    <w:rsid w:val="00030274"/>
    <w:rsid w:val="000313C6"/>
    <w:rsid w:val="0003183F"/>
    <w:rsid w:val="0003247D"/>
    <w:rsid w:val="000326A3"/>
    <w:rsid w:val="000332DF"/>
    <w:rsid w:val="00034466"/>
    <w:rsid w:val="000345B0"/>
    <w:rsid w:val="00034E48"/>
    <w:rsid w:val="000353D2"/>
    <w:rsid w:val="0004028E"/>
    <w:rsid w:val="0004129A"/>
    <w:rsid w:val="00041C95"/>
    <w:rsid w:val="00041DD2"/>
    <w:rsid w:val="000426F6"/>
    <w:rsid w:val="00042780"/>
    <w:rsid w:val="00042EA4"/>
    <w:rsid w:val="0004389D"/>
    <w:rsid w:val="00044DBE"/>
    <w:rsid w:val="00045E1B"/>
    <w:rsid w:val="00046571"/>
    <w:rsid w:val="00046C1C"/>
    <w:rsid w:val="00046EBE"/>
    <w:rsid w:val="0004709B"/>
    <w:rsid w:val="000471AB"/>
    <w:rsid w:val="00047926"/>
    <w:rsid w:val="00050122"/>
    <w:rsid w:val="0005058B"/>
    <w:rsid w:val="000506C2"/>
    <w:rsid w:val="000511EE"/>
    <w:rsid w:val="00051A72"/>
    <w:rsid w:val="00051F6E"/>
    <w:rsid w:val="000535DC"/>
    <w:rsid w:val="00053D78"/>
    <w:rsid w:val="00054DC5"/>
    <w:rsid w:val="00054F22"/>
    <w:rsid w:val="000551F6"/>
    <w:rsid w:val="000552F5"/>
    <w:rsid w:val="00055538"/>
    <w:rsid w:val="0005661F"/>
    <w:rsid w:val="00056D80"/>
    <w:rsid w:val="0005764A"/>
    <w:rsid w:val="00057B1E"/>
    <w:rsid w:val="00057E62"/>
    <w:rsid w:val="00060539"/>
    <w:rsid w:val="00061404"/>
    <w:rsid w:val="0006195F"/>
    <w:rsid w:val="00062393"/>
    <w:rsid w:val="0006483D"/>
    <w:rsid w:val="000658DC"/>
    <w:rsid w:val="00065C45"/>
    <w:rsid w:val="00065F1B"/>
    <w:rsid w:val="00065FE3"/>
    <w:rsid w:val="00066B22"/>
    <w:rsid w:val="00066F1A"/>
    <w:rsid w:val="0006746E"/>
    <w:rsid w:val="00071339"/>
    <w:rsid w:val="00071813"/>
    <w:rsid w:val="0007271F"/>
    <w:rsid w:val="00072C08"/>
    <w:rsid w:val="00073222"/>
    <w:rsid w:val="000733A4"/>
    <w:rsid w:val="00074B52"/>
    <w:rsid w:val="0007506E"/>
    <w:rsid w:val="000750CF"/>
    <w:rsid w:val="00075495"/>
    <w:rsid w:val="000758D7"/>
    <w:rsid w:val="00075C2A"/>
    <w:rsid w:val="00076236"/>
    <w:rsid w:val="0007661B"/>
    <w:rsid w:val="000771F2"/>
    <w:rsid w:val="00080F53"/>
    <w:rsid w:val="0008151D"/>
    <w:rsid w:val="00082743"/>
    <w:rsid w:val="00083022"/>
    <w:rsid w:val="000832D9"/>
    <w:rsid w:val="00083354"/>
    <w:rsid w:val="00083B19"/>
    <w:rsid w:val="00083FAE"/>
    <w:rsid w:val="0008427C"/>
    <w:rsid w:val="00084BE5"/>
    <w:rsid w:val="0008551C"/>
    <w:rsid w:val="00085721"/>
    <w:rsid w:val="00085C01"/>
    <w:rsid w:val="00086511"/>
    <w:rsid w:val="0008655A"/>
    <w:rsid w:val="0009182A"/>
    <w:rsid w:val="00091BCA"/>
    <w:rsid w:val="0009241C"/>
    <w:rsid w:val="00092E32"/>
    <w:rsid w:val="00093ED5"/>
    <w:rsid w:val="00094E49"/>
    <w:rsid w:val="000954DF"/>
    <w:rsid w:val="00096A3A"/>
    <w:rsid w:val="00096E33"/>
    <w:rsid w:val="000976F4"/>
    <w:rsid w:val="000978D2"/>
    <w:rsid w:val="0009796E"/>
    <w:rsid w:val="00097CD4"/>
    <w:rsid w:val="000A02A1"/>
    <w:rsid w:val="000A0E17"/>
    <w:rsid w:val="000A1E27"/>
    <w:rsid w:val="000A2017"/>
    <w:rsid w:val="000A221B"/>
    <w:rsid w:val="000A24D7"/>
    <w:rsid w:val="000A31D9"/>
    <w:rsid w:val="000A37C2"/>
    <w:rsid w:val="000A3ABF"/>
    <w:rsid w:val="000A41A7"/>
    <w:rsid w:val="000A4519"/>
    <w:rsid w:val="000A4806"/>
    <w:rsid w:val="000A5983"/>
    <w:rsid w:val="000A5E0F"/>
    <w:rsid w:val="000A614D"/>
    <w:rsid w:val="000A677C"/>
    <w:rsid w:val="000A6A7D"/>
    <w:rsid w:val="000A7712"/>
    <w:rsid w:val="000B0830"/>
    <w:rsid w:val="000B1046"/>
    <w:rsid w:val="000B1631"/>
    <w:rsid w:val="000B1F8F"/>
    <w:rsid w:val="000B3186"/>
    <w:rsid w:val="000B31DB"/>
    <w:rsid w:val="000B395B"/>
    <w:rsid w:val="000B4091"/>
    <w:rsid w:val="000B47AE"/>
    <w:rsid w:val="000B4A8F"/>
    <w:rsid w:val="000B520B"/>
    <w:rsid w:val="000B56E7"/>
    <w:rsid w:val="000B5F13"/>
    <w:rsid w:val="000B63E7"/>
    <w:rsid w:val="000B6444"/>
    <w:rsid w:val="000B69DC"/>
    <w:rsid w:val="000B6D57"/>
    <w:rsid w:val="000B7483"/>
    <w:rsid w:val="000C0337"/>
    <w:rsid w:val="000C1AD3"/>
    <w:rsid w:val="000C20AB"/>
    <w:rsid w:val="000C3C0D"/>
    <w:rsid w:val="000C3D17"/>
    <w:rsid w:val="000C4265"/>
    <w:rsid w:val="000C551F"/>
    <w:rsid w:val="000C5AC6"/>
    <w:rsid w:val="000C65AF"/>
    <w:rsid w:val="000C69F2"/>
    <w:rsid w:val="000C6D87"/>
    <w:rsid w:val="000C7C6A"/>
    <w:rsid w:val="000D0FB0"/>
    <w:rsid w:val="000D1DF2"/>
    <w:rsid w:val="000D2191"/>
    <w:rsid w:val="000D2D7E"/>
    <w:rsid w:val="000D3107"/>
    <w:rsid w:val="000D3A90"/>
    <w:rsid w:val="000D3B6D"/>
    <w:rsid w:val="000D3C46"/>
    <w:rsid w:val="000D3E18"/>
    <w:rsid w:val="000D4DA8"/>
    <w:rsid w:val="000D6440"/>
    <w:rsid w:val="000D6841"/>
    <w:rsid w:val="000D6A83"/>
    <w:rsid w:val="000D6BCD"/>
    <w:rsid w:val="000D7262"/>
    <w:rsid w:val="000D7385"/>
    <w:rsid w:val="000D7BD7"/>
    <w:rsid w:val="000E0520"/>
    <w:rsid w:val="000E07DF"/>
    <w:rsid w:val="000E0E3D"/>
    <w:rsid w:val="000E0F9F"/>
    <w:rsid w:val="000E24B8"/>
    <w:rsid w:val="000E24D2"/>
    <w:rsid w:val="000E35B9"/>
    <w:rsid w:val="000E37F6"/>
    <w:rsid w:val="000E3F78"/>
    <w:rsid w:val="000E4C47"/>
    <w:rsid w:val="000E545E"/>
    <w:rsid w:val="000E5922"/>
    <w:rsid w:val="000E5B57"/>
    <w:rsid w:val="000E6158"/>
    <w:rsid w:val="000E70A6"/>
    <w:rsid w:val="000E7613"/>
    <w:rsid w:val="000E78F2"/>
    <w:rsid w:val="000E7D42"/>
    <w:rsid w:val="000F0C29"/>
    <w:rsid w:val="000F0D39"/>
    <w:rsid w:val="000F0DAE"/>
    <w:rsid w:val="000F15B6"/>
    <w:rsid w:val="000F2182"/>
    <w:rsid w:val="000F2F0D"/>
    <w:rsid w:val="000F3E70"/>
    <w:rsid w:val="000F3F30"/>
    <w:rsid w:val="000F44A7"/>
    <w:rsid w:val="000F48C5"/>
    <w:rsid w:val="000F4A18"/>
    <w:rsid w:val="000F5871"/>
    <w:rsid w:val="000F5F88"/>
    <w:rsid w:val="000F6CAD"/>
    <w:rsid w:val="00100528"/>
    <w:rsid w:val="001005A3"/>
    <w:rsid w:val="00100911"/>
    <w:rsid w:val="00100E36"/>
    <w:rsid w:val="00101265"/>
    <w:rsid w:val="00102D01"/>
    <w:rsid w:val="00103126"/>
    <w:rsid w:val="00103C79"/>
    <w:rsid w:val="00104461"/>
    <w:rsid w:val="00104487"/>
    <w:rsid w:val="0010705E"/>
    <w:rsid w:val="00111311"/>
    <w:rsid w:val="00113048"/>
    <w:rsid w:val="0011520C"/>
    <w:rsid w:val="00115841"/>
    <w:rsid w:val="00116A8B"/>
    <w:rsid w:val="00116F0F"/>
    <w:rsid w:val="00117B04"/>
    <w:rsid w:val="00117D7C"/>
    <w:rsid w:val="00120A0D"/>
    <w:rsid w:val="001217F7"/>
    <w:rsid w:val="00121DBD"/>
    <w:rsid w:val="00122EDA"/>
    <w:rsid w:val="00123560"/>
    <w:rsid w:val="0012406E"/>
    <w:rsid w:val="0012597F"/>
    <w:rsid w:val="00126028"/>
    <w:rsid w:val="001266E0"/>
    <w:rsid w:val="00126B7C"/>
    <w:rsid w:val="00127102"/>
    <w:rsid w:val="001306A4"/>
    <w:rsid w:val="00133A0D"/>
    <w:rsid w:val="00133B8D"/>
    <w:rsid w:val="00133D1F"/>
    <w:rsid w:val="00134F49"/>
    <w:rsid w:val="0013563B"/>
    <w:rsid w:val="001369E4"/>
    <w:rsid w:val="00136EC4"/>
    <w:rsid w:val="00137F83"/>
    <w:rsid w:val="00140A6E"/>
    <w:rsid w:val="00140E82"/>
    <w:rsid w:val="001420CB"/>
    <w:rsid w:val="00142275"/>
    <w:rsid w:val="001422A2"/>
    <w:rsid w:val="001422C5"/>
    <w:rsid w:val="001422E9"/>
    <w:rsid w:val="00142B7B"/>
    <w:rsid w:val="00142C38"/>
    <w:rsid w:val="00142DBD"/>
    <w:rsid w:val="00143807"/>
    <w:rsid w:val="00144B57"/>
    <w:rsid w:val="00144EDB"/>
    <w:rsid w:val="00145025"/>
    <w:rsid w:val="00145466"/>
    <w:rsid w:val="00147408"/>
    <w:rsid w:val="001479F7"/>
    <w:rsid w:val="00151533"/>
    <w:rsid w:val="001517B5"/>
    <w:rsid w:val="00151D76"/>
    <w:rsid w:val="00152AB3"/>
    <w:rsid w:val="00152AF3"/>
    <w:rsid w:val="00152D4F"/>
    <w:rsid w:val="00152F4A"/>
    <w:rsid w:val="001552E5"/>
    <w:rsid w:val="0015549F"/>
    <w:rsid w:val="00155EEC"/>
    <w:rsid w:val="00156237"/>
    <w:rsid w:val="00156C88"/>
    <w:rsid w:val="00157182"/>
    <w:rsid w:val="0015750B"/>
    <w:rsid w:val="0016079D"/>
    <w:rsid w:val="00160EF2"/>
    <w:rsid w:val="001614F1"/>
    <w:rsid w:val="00162096"/>
    <w:rsid w:val="001635C8"/>
    <w:rsid w:val="00163651"/>
    <w:rsid w:val="001644B3"/>
    <w:rsid w:val="00165E08"/>
    <w:rsid w:val="00166046"/>
    <w:rsid w:val="00166545"/>
    <w:rsid w:val="0016691B"/>
    <w:rsid w:val="00166BD9"/>
    <w:rsid w:val="00167731"/>
    <w:rsid w:val="0016773D"/>
    <w:rsid w:val="001677A6"/>
    <w:rsid w:val="001711AA"/>
    <w:rsid w:val="0017164B"/>
    <w:rsid w:val="00172840"/>
    <w:rsid w:val="00172E5B"/>
    <w:rsid w:val="00174976"/>
    <w:rsid w:val="00174D2D"/>
    <w:rsid w:val="001757F1"/>
    <w:rsid w:val="00175BF6"/>
    <w:rsid w:val="00176977"/>
    <w:rsid w:val="00177333"/>
    <w:rsid w:val="00177412"/>
    <w:rsid w:val="00177803"/>
    <w:rsid w:val="001806AD"/>
    <w:rsid w:val="0018160D"/>
    <w:rsid w:val="001820AC"/>
    <w:rsid w:val="00182728"/>
    <w:rsid w:val="00182A78"/>
    <w:rsid w:val="00182AC4"/>
    <w:rsid w:val="00184A98"/>
    <w:rsid w:val="00184CC9"/>
    <w:rsid w:val="00184EE1"/>
    <w:rsid w:val="00184F66"/>
    <w:rsid w:val="001850BC"/>
    <w:rsid w:val="00185120"/>
    <w:rsid w:val="001858FD"/>
    <w:rsid w:val="0018648E"/>
    <w:rsid w:val="00190503"/>
    <w:rsid w:val="001914B3"/>
    <w:rsid w:val="0019265B"/>
    <w:rsid w:val="0019321D"/>
    <w:rsid w:val="00194718"/>
    <w:rsid w:val="00194BED"/>
    <w:rsid w:val="00194C5C"/>
    <w:rsid w:val="001963B6"/>
    <w:rsid w:val="0019661D"/>
    <w:rsid w:val="00196B1E"/>
    <w:rsid w:val="00197D17"/>
    <w:rsid w:val="00197D68"/>
    <w:rsid w:val="001A0323"/>
    <w:rsid w:val="001A1339"/>
    <w:rsid w:val="001A1902"/>
    <w:rsid w:val="001A20BD"/>
    <w:rsid w:val="001A247F"/>
    <w:rsid w:val="001A27C4"/>
    <w:rsid w:val="001A3720"/>
    <w:rsid w:val="001A4BAE"/>
    <w:rsid w:val="001A4CE7"/>
    <w:rsid w:val="001A5778"/>
    <w:rsid w:val="001A5F00"/>
    <w:rsid w:val="001A68D8"/>
    <w:rsid w:val="001A7CAE"/>
    <w:rsid w:val="001B05CF"/>
    <w:rsid w:val="001B0BF1"/>
    <w:rsid w:val="001B3014"/>
    <w:rsid w:val="001B3C04"/>
    <w:rsid w:val="001B5990"/>
    <w:rsid w:val="001B5E3B"/>
    <w:rsid w:val="001B79CC"/>
    <w:rsid w:val="001B7A7F"/>
    <w:rsid w:val="001C039F"/>
    <w:rsid w:val="001C0628"/>
    <w:rsid w:val="001C1323"/>
    <w:rsid w:val="001C185E"/>
    <w:rsid w:val="001C1A43"/>
    <w:rsid w:val="001C1A91"/>
    <w:rsid w:val="001C1E8E"/>
    <w:rsid w:val="001C1F39"/>
    <w:rsid w:val="001C22D0"/>
    <w:rsid w:val="001C35E2"/>
    <w:rsid w:val="001C40A6"/>
    <w:rsid w:val="001C4792"/>
    <w:rsid w:val="001C4FF4"/>
    <w:rsid w:val="001C6280"/>
    <w:rsid w:val="001C747A"/>
    <w:rsid w:val="001C7B1E"/>
    <w:rsid w:val="001D0FEF"/>
    <w:rsid w:val="001D11ED"/>
    <w:rsid w:val="001D2E7B"/>
    <w:rsid w:val="001D40E9"/>
    <w:rsid w:val="001D4230"/>
    <w:rsid w:val="001D5330"/>
    <w:rsid w:val="001D554F"/>
    <w:rsid w:val="001D69A0"/>
    <w:rsid w:val="001D6E74"/>
    <w:rsid w:val="001D7A43"/>
    <w:rsid w:val="001E0D78"/>
    <w:rsid w:val="001E0F62"/>
    <w:rsid w:val="001E166B"/>
    <w:rsid w:val="001E1867"/>
    <w:rsid w:val="001E1C56"/>
    <w:rsid w:val="001E2053"/>
    <w:rsid w:val="001E2BF4"/>
    <w:rsid w:val="001E3428"/>
    <w:rsid w:val="001E5251"/>
    <w:rsid w:val="001E55A0"/>
    <w:rsid w:val="001E5658"/>
    <w:rsid w:val="001E5C68"/>
    <w:rsid w:val="001E60D2"/>
    <w:rsid w:val="001E6230"/>
    <w:rsid w:val="001E630A"/>
    <w:rsid w:val="001E6700"/>
    <w:rsid w:val="001E69FC"/>
    <w:rsid w:val="001E75C4"/>
    <w:rsid w:val="001E7C36"/>
    <w:rsid w:val="001F07B1"/>
    <w:rsid w:val="001F084C"/>
    <w:rsid w:val="001F0D6C"/>
    <w:rsid w:val="001F1E5E"/>
    <w:rsid w:val="001F3524"/>
    <w:rsid w:val="001F3CC5"/>
    <w:rsid w:val="001F477A"/>
    <w:rsid w:val="001F52AA"/>
    <w:rsid w:val="001F59BA"/>
    <w:rsid w:val="001F5AA0"/>
    <w:rsid w:val="001F767F"/>
    <w:rsid w:val="00200169"/>
    <w:rsid w:val="002002F4"/>
    <w:rsid w:val="00200573"/>
    <w:rsid w:val="00200843"/>
    <w:rsid w:val="00200E3F"/>
    <w:rsid w:val="00203EFC"/>
    <w:rsid w:val="002043E3"/>
    <w:rsid w:val="00205A73"/>
    <w:rsid w:val="00206A10"/>
    <w:rsid w:val="0020784E"/>
    <w:rsid w:val="00207B3D"/>
    <w:rsid w:val="0021052C"/>
    <w:rsid w:val="0021107E"/>
    <w:rsid w:val="00211797"/>
    <w:rsid w:val="00212037"/>
    <w:rsid w:val="00212C1F"/>
    <w:rsid w:val="00213124"/>
    <w:rsid w:val="002134A8"/>
    <w:rsid w:val="00214AEF"/>
    <w:rsid w:val="002157BC"/>
    <w:rsid w:val="002165CE"/>
    <w:rsid w:val="0021663D"/>
    <w:rsid w:val="00217177"/>
    <w:rsid w:val="00217475"/>
    <w:rsid w:val="00217706"/>
    <w:rsid w:val="00217E9A"/>
    <w:rsid w:val="00220367"/>
    <w:rsid w:val="00221DA6"/>
    <w:rsid w:val="00221E7D"/>
    <w:rsid w:val="00222EF3"/>
    <w:rsid w:val="00223461"/>
    <w:rsid w:val="00223690"/>
    <w:rsid w:val="00223973"/>
    <w:rsid w:val="00223F7B"/>
    <w:rsid w:val="00224235"/>
    <w:rsid w:val="002245DF"/>
    <w:rsid w:val="002248A4"/>
    <w:rsid w:val="00224E93"/>
    <w:rsid w:val="00224FA7"/>
    <w:rsid w:val="002251B0"/>
    <w:rsid w:val="00225CD5"/>
    <w:rsid w:val="0022662A"/>
    <w:rsid w:val="00226BEC"/>
    <w:rsid w:val="00227067"/>
    <w:rsid w:val="00227256"/>
    <w:rsid w:val="0022735A"/>
    <w:rsid w:val="002279C8"/>
    <w:rsid w:val="002279DC"/>
    <w:rsid w:val="002300DD"/>
    <w:rsid w:val="00233309"/>
    <w:rsid w:val="002334CC"/>
    <w:rsid w:val="00233C63"/>
    <w:rsid w:val="0023525D"/>
    <w:rsid w:val="00235B0E"/>
    <w:rsid w:val="00235CE4"/>
    <w:rsid w:val="00236B1C"/>
    <w:rsid w:val="00237D1D"/>
    <w:rsid w:val="002410D0"/>
    <w:rsid w:val="002412A7"/>
    <w:rsid w:val="002422E7"/>
    <w:rsid w:val="00243255"/>
    <w:rsid w:val="00243716"/>
    <w:rsid w:val="002466CB"/>
    <w:rsid w:val="00246936"/>
    <w:rsid w:val="0025024C"/>
    <w:rsid w:val="002506BF"/>
    <w:rsid w:val="00251C85"/>
    <w:rsid w:val="00252DB8"/>
    <w:rsid w:val="002535C3"/>
    <w:rsid w:val="00256452"/>
    <w:rsid w:val="002568A5"/>
    <w:rsid w:val="00256C34"/>
    <w:rsid w:val="00257AB2"/>
    <w:rsid w:val="00257FEB"/>
    <w:rsid w:val="00261638"/>
    <w:rsid w:val="00261C73"/>
    <w:rsid w:val="00261EF9"/>
    <w:rsid w:val="0026303A"/>
    <w:rsid w:val="00263634"/>
    <w:rsid w:val="00263D6F"/>
    <w:rsid w:val="00264452"/>
    <w:rsid w:val="00264570"/>
    <w:rsid w:val="002645E0"/>
    <w:rsid w:val="00264C0C"/>
    <w:rsid w:val="00265E37"/>
    <w:rsid w:val="00267646"/>
    <w:rsid w:val="002679CE"/>
    <w:rsid w:val="002704A7"/>
    <w:rsid w:val="00271C4E"/>
    <w:rsid w:val="0027331C"/>
    <w:rsid w:val="00274E71"/>
    <w:rsid w:val="002758A2"/>
    <w:rsid w:val="00275CCF"/>
    <w:rsid w:val="00275D1E"/>
    <w:rsid w:val="00276AB3"/>
    <w:rsid w:val="0027715D"/>
    <w:rsid w:val="00277376"/>
    <w:rsid w:val="002806F4"/>
    <w:rsid w:val="002808A5"/>
    <w:rsid w:val="00280E37"/>
    <w:rsid w:val="00281AB5"/>
    <w:rsid w:val="0028227F"/>
    <w:rsid w:val="002826E2"/>
    <w:rsid w:val="00283274"/>
    <w:rsid w:val="002833CD"/>
    <w:rsid w:val="00284C04"/>
    <w:rsid w:val="00284D67"/>
    <w:rsid w:val="002877A2"/>
    <w:rsid w:val="00290264"/>
    <w:rsid w:val="002906EB"/>
    <w:rsid w:val="00290841"/>
    <w:rsid w:val="0029139A"/>
    <w:rsid w:val="002913FF"/>
    <w:rsid w:val="002915BA"/>
    <w:rsid w:val="00291801"/>
    <w:rsid w:val="00291F77"/>
    <w:rsid w:val="002928C2"/>
    <w:rsid w:val="00292C54"/>
    <w:rsid w:val="00292F54"/>
    <w:rsid w:val="00293201"/>
    <w:rsid w:val="002932EA"/>
    <w:rsid w:val="002939EA"/>
    <w:rsid w:val="0029464C"/>
    <w:rsid w:val="002949D0"/>
    <w:rsid w:val="00294E99"/>
    <w:rsid w:val="00295E6D"/>
    <w:rsid w:val="00295F1C"/>
    <w:rsid w:val="002969F5"/>
    <w:rsid w:val="00296BB9"/>
    <w:rsid w:val="00297704"/>
    <w:rsid w:val="00297AFD"/>
    <w:rsid w:val="002A07DC"/>
    <w:rsid w:val="002A11A6"/>
    <w:rsid w:val="002A1578"/>
    <w:rsid w:val="002A1D4D"/>
    <w:rsid w:val="002A3477"/>
    <w:rsid w:val="002A4D92"/>
    <w:rsid w:val="002A5B57"/>
    <w:rsid w:val="002A5D93"/>
    <w:rsid w:val="002A6A48"/>
    <w:rsid w:val="002A7546"/>
    <w:rsid w:val="002A75A8"/>
    <w:rsid w:val="002A7ED2"/>
    <w:rsid w:val="002B1FAB"/>
    <w:rsid w:val="002B25F7"/>
    <w:rsid w:val="002B3090"/>
    <w:rsid w:val="002B34C7"/>
    <w:rsid w:val="002B3735"/>
    <w:rsid w:val="002B3FA0"/>
    <w:rsid w:val="002B4196"/>
    <w:rsid w:val="002B4525"/>
    <w:rsid w:val="002B5A2A"/>
    <w:rsid w:val="002B6E72"/>
    <w:rsid w:val="002B6E8A"/>
    <w:rsid w:val="002B707B"/>
    <w:rsid w:val="002C03F8"/>
    <w:rsid w:val="002C0F6F"/>
    <w:rsid w:val="002C2F13"/>
    <w:rsid w:val="002C41F6"/>
    <w:rsid w:val="002C5055"/>
    <w:rsid w:val="002C507B"/>
    <w:rsid w:val="002C56A8"/>
    <w:rsid w:val="002C58A4"/>
    <w:rsid w:val="002C7F86"/>
    <w:rsid w:val="002D0236"/>
    <w:rsid w:val="002D02D0"/>
    <w:rsid w:val="002D0681"/>
    <w:rsid w:val="002D26DA"/>
    <w:rsid w:val="002D2BBF"/>
    <w:rsid w:val="002D338E"/>
    <w:rsid w:val="002D3CA7"/>
    <w:rsid w:val="002D4755"/>
    <w:rsid w:val="002D4814"/>
    <w:rsid w:val="002D4EDE"/>
    <w:rsid w:val="002D60A0"/>
    <w:rsid w:val="002D6354"/>
    <w:rsid w:val="002D66DA"/>
    <w:rsid w:val="002D68FA"/>
    <w:rsid w:val="002D6FBD"/>
    <w:rsid w:val="002D73AD"/>
    <w:rsid w:val="002D79D2"/>
    <w:rsid w:val="002E0027"/>
    <w:rsid w:val="002E0BD1"/>
    <w:rsid w:val="002E2F59"/>
    <w:rsid w:val="002E37D5"/>
    <w:rsid w:val="002E3AE9"/>
    <w:rsid w:val="002E3DF2"/>
    <w:rsid w:val="002E7649"/>
    <w:rsid w:val="002E7849"/>
    <w:rsid w:val="002E7C38"/>
    <w:rsid w:val="002F0660"/>
    <w:rsid w:val="002F082F"/>
    <w:rsid w:val="002F11DE"/>
    <w:rsid w:val="002F1BBA"/>
    <w:rsid w:val="002F1D25"/>
    <w:rsid w:val="002F249D"/>
    <w:rsid w:val="002F3A34"/>
    <w:rsid w:val="002F41DB"/>
    <w:rsid w:val="002F4A4A"/>
    <w:rsid w:val="002F5D20"/>
    <w:rsid w:val="002F62F3"/>
    <w:rsid w:val="002F75E6"/>
    <w:rsid w:val="002F7C61"/>
    <w:rsid w:val="002F7C83"/>
    <w:rsid w:val="002F7CFC"/>
    <w:rsid w:val="00300661"/>
    <w:rsid w:val="003008B5"/>
    <w:rsid w:val="00300B2E"/>
    <w:rsid w:val="0030133D"/>
    <w:rsid w:val="0030137A"/>
    <w:rsid w:val="003026BB"/>
    <w:rsid w:val="00303230"/>
    <w:rsid w:val="00303D0F"/>
    <w:rsid w:val="00304ECB"/>
    <w:rsid w:val="00305401"/>
    <w:rsid w:val="00306303"/>
    <w:rsid w:val="003064BE"/>
    <w:rsid w:val="003066A2"/>
    <w:rsid w:val="00306DA1"/>
    <w:rsid w:val="0030700C"/>
    <w:rsid w:val="003073B8"/>
    <w:rsid w:val="00307824"/>
    <w:rsid w:val="0031053E"/>
    <w:rsid w:val="003111F1"/>
    <w:rsid w:val="003115C0"/>
    <w:rsid w:val="00312C22"/>
    <w:rsid w:val="0031346F"/>
    <w:rsid w:val="00314D25"/>
    <w:rsid w:val="00314E7E"/>
    <w:rsid w:val="00315B8F"/>
    <w:rsid w:val="00315E64"/>
    <w:rsid w:val="003166BD"/>
    <w:rsid w:val="00316B5E"/>
    <w:rsid w:val="00316DB2"/>
    <w:rsid w:val="00316DEF"/>
    <w:rsid w:val="00320432"/>
    <w:rsid w:val="00321795"/>
    <w:rsid w:val="003219A1"/>
    <w:rsid w:val="00321FFF"/>
    <w:rsid w:val="003222BA"/>
    <w:rsid w:val="00322B26"/>
    <w:rsid w:val="00322DBD"/>
    <w:rsid w:val="00323ABB"/>
    <w:rsid w:val="0032407C"/>
    <w:rsid w:val="003244D0"/>
    <w:rsid w:val="00324B17"/>
    <w:rsid w:val="00324CE6"/>
    <w:rsid w:val="00330177"/>
    <w:rsid w:val="003301BF"/>
    <w:rsid w:val="00330AA7"/>
    <w:rsid w:val="00331004"/>
    <w:rsid w:val="00331DC1"/>
    <w:rsid w:val="003322F1"/>
    <w:rsid w:val="00332EF9"/>
    <w:rsid w:val="003339CE"/>
    <w:rsid w:val="00334696"/>
    <w:rsid w:val="00335BB5"/>
    <w:rsid w:val="00336E9A"/>
    <w:rsid w:val="003378D6"/>
    <w:rsid w:val="00337C59"/>
    <w:rsid w:val="003426DE"/>
    <w:rsid w:val="00343BC9"/>
    <w:rsid w:val="00343D60"/>
    <w:rsid w:val="003440A2"/>
    <w:rsid w:val="0034463F"/>
    <w:rsid w:val="00345321"/>
    <w:rsid w:val="00345582"/>
    <w:rsid w:val="00345A90"/>
    <w:rsid w:val="00345B3D"/>
    <w:rsid w:val="00345D09"/>
    <w:rsid w:val="00345D37"/>
    <w:rsid w:val="00346332"/>
    <w:rsid w:val="0034635C"/>
    <w:rsid w:val="0034773E"/>
    <w:rsid w:val="00347B24"/>
    <w:rsid w:val="00350B67"/>
    <w:rsid w:val="00350B90"/>
    <w:rsid w:val="00350CB7"/>
    <w:rsid w:val="00351C73"/>
    <w:rsid w:val="0035265F"/>
    <w:rsid w:val="00353D0B"/>
    <w:rsid w:val="00355EBC"/>
    <w:rsid w:val="00355F25"/>
    <w:rsid w:val="003563D1"/>
    <w:rsid w:val="00357638"/>
    <w:rsid w:val="00357829"/>
    <w:rsid w:val="00361759"/>
    <w:rsid w:val="003620EB"/>
    <w:rsid w:val="00362202"/>
    <w:rsid w:val="00362822"/>
    <w:rsid w:val="00363061"/>
    <w:rsid w:val="00363228"/>
    <w:rsid w:val="0036366D"/>
    <w:rsid w:val="00363974"/>
    <w:rsid w:val="00364437"/>
    <w:rsid w:val="0036476C"/>
    <w:rsid w:val="003654B3"/>
    <w:rsid w:val="003662DD"/>
    <w:rsid w:val="00367AFD"/>
    <w:rsid w:val="00367CF2"/>
    <w:rsid w:val="00367F40"/>
    <w:rsid w:val="003705A7"/>
    <w:rsid w:val="00371052"/>
    <w:rsid w:val="003714C1"/>
    <w:rsid w:val="003720ED"/>
    <w:rsid w:val="003725A1"/>
    <w:rsid w:val="00372B89"/>
    <w:rsid w:val="003750FC"/>
    <w:rsid w:val="00376C0B"/>
    <w:rsid w:val="003774BF"/>
    <w:rsid w:val="0038006A"/>
    <w:rsid w:val="00381FF0"/>
    <w:rsid w:val="003829F7"/>
    <w:rsid w:val="00382A13"/>
    <w:rsid w:val="00383632"/>
    <w:rsid w:val="0038421A"/>
    <w:rsid w:val="00385582"/>
    <w:rsid w:val="003860E3"/>
    <w:rsid w:val="00390558"/>
    <w:rsid w:val="0039059A"/>
    <w:rsid w:val="0039114D"/>
    <w:rsid w:val="00392ADE"/>
    <w:rsid w:val="00393625"/>
    <w:rsid w:val="00393F22"/>
    <w:rsid w:val="00394F25"/>
    <w:rsid w:val="00395F31"/>
    <w:rsid w:val="00395F94"/>
    <w:rsid w:val="0039636C"/>
    <w:rsid w:val="00396646"/>
    <w:rsid w:val="00397859"/>
    <w:rsid w:val="003A054C"/>
    <w:rsid w:val="003A0BB7"/>
    <w:rsid w:val="003A0FD2"/>
    <w:rsid w:val="003A16BF"/>
    <w:rsid w:val="003A20FF"/>
    <w:rsid w:val="003A326E"/>
    <w:rsid w:val="003A39B1"/>
    <w:rsid w:val="003A4FC5"/>
    <w:rsid w:val="003A508E"/>
    <w:rsid w:val="003A5BF8"/>
    <w:rsid w:val="003A5E5D"/>
    <w:rsid w:val="003A6E1D"/>
    <w:rsid w:val="003A740E"/>
    <w:rsid w:val="003B1152"/>
    <w:rsid w:val="003B1EF2"/>
    <w:rsid w:val="003B1F85"/>
    <w:rsid w:val="003B274C"/>
    <w:rsid w:val="003B2A13"/>
    <w:rsid w:val="003B2E0B"/>
    <w:rsid w:val="003B32F8"/>
    <w:rsid w:val="003B4F21"/>
    <w:rsid w:val="003B5135"/>
    <w:rsid w:val="003B69E4"/>
    <w:rsid w:val="003B6F3B"/>
    <w:rsid w:val="003B7268"/>
    <w:rsid w:val="003B73FA"/>
    <w:rsid w:val="003C12FE"/>
    <w:rsid w:val="003C1D9D"/>
    <w:rsid w:val="003C27BA"/>
    <w:rsid w:val="003C3FBD"/>
    <w:rsid w:val="003C4BF7"/>
    <w:rsid w:val="003C6719"/>
    <w:rsid w:val="003C7ED4"/>
    <w:rsid w:val="003D0D79"/>
    <w:rsid w:val="003D200E"/>
    <w:rsid w:val="003D25BB"/>
    <w:rsid w:val="003D3C4F"/>
    <w:rsid w:val="003D408C"/>
    <w:rsid w:val="003D4902"/>
    <w:rsid w:val="003D4D04"/>
    <w:rsid w:val="003D5105"/>
    <w:rsid w:val="003D58FB"/>
    <w:rsid w:val="003D5DC9"/>
    <w:rsid w:val="003D62BC"/>
    <w:rsid w:val="003D634D"/>
    <w:rsid w:val="003D6485"/>
    <w:rsid w:val="003D66F6"/>
    <w:rsid w:val="003D6BEE"/>
    <w:rsid w:val="003E0CEA"/>
    <w:rsid w:val="003E0FF8"/>
    <w:rsid w:val="003E15BB"/>
    <w:rsid w:val="003E1A72"/>
    <w:rsid w:val="003E3D1B"/>
    <w:rsid w:val="003E5350"/>
    <w:rsid w:val="003E71DD"/>
    <w:rsid w:val="003F0036"/>
    <w:rsid w:val="003F0274"/>
    <w:rsid w:val="003F0C21"/>
    <w:rsid w:val="003F1049"/>
    <w:rsid w:val="003F1513"/>
    <w:rsid w:val="003F1A61"/>
    <w:rsid w:val="003F1FF9"/>
    <w:rsid w:val="003F2B86"/>
    <w:rsid w:val="003F3409"/>
    <w:rsid w:val="003F3FD6"/>
    <w:rsid w:val="003F48B1"/>
    <w:rsid w:val="003F49D6"/>
    <w:rsid w:val="003F4D26"/>
    <w:rsid w:val="003F4F9A"/>
    <w:rsid w:val="003F4FD4"/>
    <w:rsid w:val="003F6762"/>
    <w:rsid w:val="003F6DAC"/>
    <w:rsid w:val="003F78D0"/>
    <w:rsid w:val="0040013C"/>
    <w:rsid w:val="0040082F"/>
    <w:rsid w:val="00400E5C"/>
    <w:rsid w:val="00401202"/>
    <w:rsid w:val="0040186C"/>
    <w:rsid w:val="004019E6"/>
    <w:rsid w:val="00401B81"/>
    <w:rsid w:val="00401DA9"/>
    <w:rsid w:val="00402F3B"/>
    <w:rsid w:val="00404D8D"/>
    <w:rsid w:val="0040543A"/>
    <w:rsid w:val="00405563"/>
    <w:rsid w:val="004058BA"/>
    <w:rsid w:val="004074C9"/>
    <w:rsid w:val="0041105B"/>
    <w:rsid w:val="00411527"/>
    <w:rsid w:val="0041206F"/>
    <w:rsid w:val="00412720"/>
    <w:rsid w:val="004134C4"/>
    <w:rsid w:val="00414C22"/>
    <w:rsid w:val="004151D1"/>
    <w:rsid w:val="00415840"/>
    <w:rsid w:val="004164FA"/>
    <w:rsid w:val="00416DE6"/>
    <w:rsid w:val="00420E1D"/>
    <w:rsid w:val="0042188B"/>
    <w:rsid w:val="00422059"/>
    <w:rsid w:val="004229D8"/>
    <w:rsid w:val="00423465"/>
    <w:rsid w:val="00423B82"/>
    <w:rsid w:val="00424651"/>
    <w:rsid w:val="00424DEB"/>
    <w:rsid w:val="004253B3"/>
    <w:rsid w:val="00425CD0"/>
    <w:rsid w:val="004276C8"/>
    <w:rsid w:val="0043096B"/>
    <w:rsid w:val="004321EB"/>
    <w:rsid w:val="00432B04"/>
    <w:rsid w:val="00432CB1"/>
    <w:rsid w:val="00433054"/>
    <w:rsid w:val="0043313A"/>
    <w:rsid w:val="0043345C"/>
    <w:rsid w:val="00434AA7"/>
    <w:rsid w:val="004351F0"/>
    <w:rsid w:val="00435A8A"/>
    <w:rsid w:val="004369EB"/>
    <w:rsid w:val="00437861"/>
    <w:rsid w:val="004379C6"/>
    <w:rsid w:val="00437BB2"/>
    <w:rsid w:val="00437D57"/>
    <w:rsid w:val="00440019"/>
    <w:rsid w:val="0044024C"/>
    <w:rsid w:val="00440848"/>
    <w:rsid w:val="00440977"/>
    <w:rsid w:val="00441B6E"/>
    <w:rsid w:val="00442285"/>
    <w:rsid w:val="00442328"/>
    <w:rsid w:val="00442689"/>
    <w:rsid w:val="00442D6A"/>
    <w:rsid w:val="004439F9"/>
    <w:rsid w:val="00443FCD"/>
    <w:rsid w:val="0044463E"/>
    <w:rsid w:val="0044561F"/>
    <w:rsid w:val="0044566B"/>
    <w:rsid w:val="00445F96"/>
    <w:rsid w:val="00446632"/>
    <w:rsid w:val="0044798D"/>
    <w:rsid w:val="00447A36"/>
    <w:rsid w:val="00450266"/>
    <w:rsid w:val="00450CC1"/>
    <w:rsid w:val="004521EB"/>
    <w:rsid w:val="00453069"/>
    <w:rsid w:val="00453A04"/>
    <w:rsid w:val="00453A55"/>
    <w:rsid w:val="00453BFB"/>
    <w:rsid w:val="00454519"/>
    <w:rsid w:val="00454AD8"/>
    <w:rsid w:val="004564A6"/>
    <w:rsid w:val="00456622"/>
    <w:rsid w:val="0045790E"/>
    <w:rsid w:val="0045793D"/>
    <w:rsid w:val="00460719"/>
    <w:rsid w:val="004617A0"/>
    <w:rsid w:val="00461FC6"/>
    <w:rsid w:val="004634AA"/>
    <w:rsid w:val="00463AE2"/>
    <w:rsid w:val="00463C9E"/>
    <w:rsid w:val="004640D6"/>
    <w:rsid w:val="00464463"/>
    <w:rsid w:val="00464492"/>
    <w:rsid w:val="00466E86"/>
    <w:rsid w:val="0046702D"/>
    <w:rsid w:val="004676A1"/>
    <w:rsid w:val="00467990"/>
    <w:rsid w:val="00467C2D"/>
    <w:rsid w:val="0047059D"/>
    <w:rsid w:val="0047192A"/>
    <w:rsid w:val="00471930"/>
    <w:rsid w:val="00472E12"/>
    <w:rsid w:val="0047367E"/>
    <w:rsid w:val="004744EC"/>
    <w:rsid w:val="004748E9"/>
    <w:rsid w:val="00474CE5"/>
    <w:rsid w:val="00475AAC"/>
    <w:rsid w:val="0047612A"/>
    <w:rsid w:val="004766DB"/>
    <w:rsid w:val="00476AD6"/>
    <w:rsid w:val="00477249"/>
    <w:rsid w:val="00477338"/>
    <w:rsid w:val="00477B16"/>
    <w:rsid w:val="00477DBA"/>
    <w:rsid w:val="00482133"/>
    <w:rsid w:val="00482471"/>
    <w:rsid w:val="00482C62"/>
    <w:rsid w:val="0048316E"/>
    <w:rsid w:val="004833CB"/>
    <w:rsid w:val="004834ED"/>
    <w:rsid w:val="00484BE2"/>
    <w:rsid w:val="004850FB"/>
    <w:rsid w:val="004852ED"/>
    <w:rsid w:val="00486742"/>
    <w:rsid w:val="00490262"/>
    <w:rsid w:val="004904A3"/>
    <w:rsid w:val="00490AC1"/>
    <w:rsid w:val="00491386"/>
    <w:rsid w:val="00491DE1"/>
    <w:rsid w:val="00492545"/>
    <w:rsid w:val="0049256D"/>
    <w:rsid w:val="00493886"/>
    <w:rsid w:val="004938F2"/>
    <w:rsid w:val="00493C71"/>
    <w:rsid w:val="0049494F"/>
    <w:rsid w:val="00494D16"/>
    <w:rsid w:val="00495DBB"/>
    <w:rsid w:val="0049632C"/>
    <w:rsid w:val="00496A4A"/>
    <w:rsid w:val="00496AA3"/>
    <w:rsid w:val="00496AC9"/>
    <w:rsid w:val="004976A8"/>
    <w:rsid w:val="00497B88"/>
    <w:rsid w:val="00497E4A"/>
    <w:rsid w:val="004A0B05"/>
    <w:rsid w:val="004A0D5C"/>
    <w:rsid w:val="004A114D"/>
    <w:rsid w:val="004A2751"/>
    <w:rsid w:val="004A2CDF"/>
    <w:rsid w:val="004A398D"/>
    <w:rsid w:val="004A43D3"/>
    <w:rsid w:val="004A50A0"/>
    <w:rsid w:val="004A69D8"/>
    <w:rsid w:val="004A6ADF"/>
    <w:rsid w:val="004A7353"/>
    <w:rsid w:val="004A7426"/>
    <w:rsid w:val="004A75F2"/>
    <w:rsid w:val="004B0EA2"/>
    <w:rsid w:val="004B1581"/>
    <w:rsid w:val="004B1B8E"/>
    <w:rsid w:val="004B2BD3"/>
    <w:rsid w:val="004B3F11"/>
    <w:rsid w:val="004B4091"/>
    <w:rsid w:val="004B4A55"/>
    <w:rsid w:val="004B5A47"/>
    <w:rsid w:val="004B6B46"/>
    <w:rsid w:val="004B7138"/>
    <w:rsid w:val="004B749A"/>
    <w:rsid w:val="004B7969"/>
    <w:rsid w:val="004C037F"/>
    <w:rsid w:val="004C0B23"/>
    <w:rsid w:val="004C204F"/>
    <w:rsid w:val="004C24D8"/>
    <w:rsid w:val="004C2F95"/>
    <w:rsid w:val="004C3290"/>
    <w:rsid w:val="004C3BEA"/>
    <w:rsid w:val="004C3E45"/>
    <w:rsid w:val="004C7170"/>
    <w:rsid w:val="004C780B"/>
    <w:rsid w:val="004C7D46"/>
    <w:rsid w:val="004C7E87"/>
    <w:rsid w:val="004D00FE"/>
    <w:rsid w:val="004D0F8E"/>
    <w:rsid w:val="004D13B9"/>
    <w:rsid w:val="004D1ACB"/>
    <w:rsid w:val="004D2558"/>
    <w:rsid w:val="004D319D"/>
    <w:rsid w:val="004D40B2"/>
    <w:rsid w:val="004D4811"/>
    <w:rsid w:val="004D4F5B"/>
    <w:rsid w:val="004D521C"/>
    <w:rsid w:val="004D637C"/>
    <w:rsid w:val="004D68D9"/>
    <w:rsid w:val="004D7252"/>
    <w:rsid w:val="004E0123"/>
    <w:rsid w:val="004E02CB"/>
    <w:rsid w:val="004E1C50"/>
    <w:rsid w:val="004E1FD5"/>
    <w:rsid w:val="004E2238"/>
    <w:rsid w:val="004E2299"/>
    <w:rsid w:val="004E3AC4"/>
    <w:rsid w:val="004E3FBD"/>
    <w:rsid w:val="004E4210"/>
    <w:rsid w:val="004E672C"/>
    <w:rsid w:val="004E6C20"/>
    <w:rsid w:val="004E6DBF"/>
    <w:rsid w:val="004E6E92"/>
    <w:rsid w:val="004E7040"/>
    <w:rsid w:val="004F03B5"/>
    <w:rsid w:val="004F043E"/>
    <w:rsid w:val="004F22B4"/>
    <w:rsid w:val="004F2346"/>
    <w:rsid w:val="004F2C99"/>
    <w:rsid w:val="004F3021"/>
    <w:rsid w:val="004F4548"/>
    <w:rsid w:val="004F4C23"/>
    <w:rsid w:val="004F59F0"/>
    <w:rsid w:val="004F5C66"/>
    <w:rsid w:val="00500ADB"/>
    <w:rsid w:val="00500B5B"/>
    <w:rsid w:val="00500E03"/>
    <w:rsid w:val="00501853"/>
    <w:rsid w:val="00501ABF"/>
    <w:rsid w:val="005036DC"/>
    <w:rsid w:val="00503852"/>
    <w:rsid w:val="00504AF5"/>
    <w:rsid w:val="00505F3F"/>
    <w:rsid w:val="00506685"/>
    <w:rsid w:val="005073D5"/>
    <w:rsid w:val="0050748A"/>
    <w:rsid w:val="00507837"/>
    <w:rsid w:val="00507FF1"/>
    <w:rsid w:val="00510A69"/>
    <w:rsid w:val="005115DB"/>
    <w:rsid w:val="00511F2F"/>
    <w:rsid w:val="00512CC6"/>
    <w:rsid w:val="00512FCB"/>
    <w:rsid w:val="005149D0"/>
    <w:rsid w:val="00514F1F"/>
    <w:rsid w:val="00515117"/>
    <w:rsid w:val="005159C8"/>
    <w:rsid w:val="005163E8"/>
    <w:rsid w:val="00516F92"/>
    <w:rsid w:val="005179C9"/>
    <w:rsid w:val="00517EB7"/>
    <w:rsid w:val="00517F6F"/>
    <w:rsid w:val="005200DE"/>
    <w:rsid w:val="005215FB"/>
    <w:rsid w:val="00521BBC"/>
    <w:rsid w:val="00522FB2"/>
    <w:rsid w:val="00523BF2"/>
    <w:rsid w:val="005248E9"/>
    <w:rsid w:val="00525B9B"/>
    <w:rsid w:val="00525DDD"/>
    <w:rsid w:val="00525EA6"/>
    <w:rsid w:val="00526943"/>
    <w:rsid w:val="00527027"/>
    <w:rsid w:val="005272DF"/>
    <w:rsid w:val="00527866"/>
    <w:rsid w:val="00527C2B"/>
    <w:rsid w:val="0053019D"/>
    <w:rsid w:val="00531A7F"/>
    <w:rsid w:val="005326DB"/>
    <w:rsid w:val="00532D03"/>
    <w:rsid w:val="005337F0"/>
    <w:rsid w:val="00533892"/>
    <w:rsid w:val="00533F40"/>
    <w:rsid w:val="005357C9"/>
    <w:rsid w:val="005362B4"/>
    <w:rsid w:val="005365AF"/>
    <w:rsid w:val="00536AD8"/>
    <w:rsid w:val="00537805"/>
    <w:rsid w:val="0054086E"/>
    <w:rsid w:val="0054116E"/>
    <w:rsid w:val="005425E4"/>
    <w:rsid w:val="00542BE1"/>
    <w:rsid w:val="005440CF"/>
    <w:rsid w:val="00544EE7"/>
    <w:rsid w:val="00545064"/>
    <w:rsid w:val="00545189"/>
    <w:rsid w:val="005452BB"/>
    <w:rsid w:val="0054576D"/>
    <w:rsid w:val="00545FCA"/>
    <w:rsid w:val="00546DBC"/>
    <w:rsid w:val="00547E00"/>
    <w:rsid w:val="00547E80"/>
    <w:rsid w:val="00550652"/>
    <w:rsid w:val="005507C7"/>
    <w:rsid w:val="00551100"/>
    <w:rsid w:val="0055134A"/>
    <w:rsid w:val="0055170D"/>
    <w:rsid w:val="005517D4"/>
    <w:rsid w:val="00551FC3"/>
    <w:rsid w:val="00552765"/>
    <w:rsid w:val="00553086"/>
    <w:rsid w:val="00553B58"/>
    <w:rsid w:val="00553DAF"/>
    <w:rsid w:val="00554C6D"/>
    <w:rsid w:val="00554EDE"/>
    <w:rsid w:val="0055533B"/>
    <w:rsid w:val="00555D0B"/>
    <w:rsid w:val="00557A3F"/>
    <w:rsid w:val="00557CA1"/>
    <w:rsid w:val="0056040F"/>
    <w:rsid w:val="005607D4"/>
    <w:rsid w:val="00561727"/>
    <w:rsid w:val="0056205D"/>
    <w:rsid w:val="00562C76"/>
    <w:rsid w:val="00562E68"/>
    <w:rsid w:val="00563770"/>
    <w:rsid w:val="00563B5E"/>
    <w:rsid w:val="005649C3"/>
    <w:rsid w:val="00564D8A"/>
    <w:rsid w:val="00564E60"/>
    <w:rsid w:val="0056793E"/>
    <w:rsid w:val="00567A9A"/>
    <w:rsid w:val="00567B0D"/>
    <w:rsid w:val="00567CCF"/>
    <w:rsid w:val="0057090F"/>
    <w:rsid w:val="00570DC7"/>
    <w:rsid w:val="00573970"/>
    <w:rsid w:val="005745C9"/>
    <w:rsid w:val="00574770"/>
    <w:rsid w:val="00574E4B"/>
    <w:rsid w:val="00574EC0"/>
    <w:rsid w:val="005758BE"/>
    <w:rsid w:val="00575E4A"/>
    <w:rsid w:val="00575FE7"/>
    <w:rsid w:val="00577378"/>
    <w:rsid w:val="005773B2"/>
    <w:rsid w:val="00577904"/>
    <w:rsid w:val="00577CC8"/>
    <w:rsid w:val="00580248"/>
    <w:rsid w:val="005811F0"/>
    <w:rsid w:val="00581915"/>
    <w:rsid w:val="00581E64"/>
    <w:rsid w:val="00582228"/>
    <w:rsid w:val="0058363F"/>
    <w:rsid w:val="0058383E"/>
    <w:rsid w:val="0058465E"/>
    <w:rsid w:val="00585163"/>
    <w:rsid w:val="0058539A"/>
    <w:rsid w:val="00586203"/>
    <w:rsid w:val="005864F2"/>
    <w:rsid w:val="0058695A"/>
    <w:rsid w:val="0058712F"/>
    <w:rsid w:val="00590A71"/>
    <w:rsid w:val="00591119"/>
    <w:rsid w:val="005921E8"/>
    <w:rsid w:val="0059262F"/>
    <w:rsid w:val="00592D0D"/>
    <w:rsid w:val="00594A76"/>
    <w:rsid w:val="00594B05"/>
    <w:rsid w:val="00595A03"/>
    <w:rsid w:val="00595D94"/>
    <w:rsid w:val="005964F9"/>
    <w:rsid w:val="00596795"/>
    <w:rsid w:val="00596AE5"/>
    <w:rsid w:val="00596C94"/>
    <w:rsid w:val="00596EDC"/>
    <w:rsid w:val="005A075F"/>
    <w:rsid w:val="005A2182"/>
    <w:rsid w:val="005A224D"/>
    <w:rsid w:val="005A2747"/>
    <w:rsid w:val="005A2F13"/>
    <w:rsid w:val="005A32A4"/>
    <w:rsid w:val="005A37CD"/>
    <w:rsid w:val="005A41F8"/>
    <w:rsid w:val="005A55B4"/>
    <w:rsid w:val="005A6D0A"/>
    <w:rsid w:val="005A6E09"/>
    <w:rsid w:val="005A6EDF"/>
    <w:rsid w:val="005A748E"/>
    <w:rsid w:val="005B06AC"/>
    <w:rsid w:val="005B3540"/>
    <w:rsid w:val="005B3EE3"/>
    <w:rsid w:val="005B5E02"/>
    <w:rsid w:val="005B5EEB"/>
    <w:rsid w:val="005B65D3"/>
    <w:rsid w:val="005B7025"/>
    <w:rsid w:val="005B7658"/>
    <w:rsid w:val="005C0B60"/>
    <w:rsid w:val="005C18D6"/>
    <w:rsid w:val="005C1C12"/>
    <w:rsid w:val="005C2519"/>
    <w:rsid w:val="005C3B27"/>
    <w:rsid w:val="005C3C20"/>
    <w:rsid w:val="005C4A7B"/>
    <w:rsid w:val="005C4F0D"/>
    <w:rsid w:val="005C54BF"/>
    <w:rsid w:val="005C5EED"/>
    <w:rsid w:val="005C63BC"/>
    <w:rsid w:val="005C66D4"/>
    <w:rsid w:val="005C6B6F"/>
    <w:rsid w:val="005C6CD6"/>
    <w:rsid w:val="005C6D73"/>
    <w:rsid w:val="005C7D8C"/>
    <w:rsid w:val="005D0124"/>
    <w:rsid w:val="005D0264"/>
    <w:rsid w:val="005D11BE"/>
    <w:rsid w:val="005D2A7F"/>
    <w:rsid w:val="005D2EE5"/>
    <w:rsid w:val="005D4028"/>
    <w:rsid w:val="005D4699"/>
    <w:rsid w:val="005D55BD"/>
    <w:rsid w:val="005D6074"/>
    <w:rsid w:val="005D6F5E"/>
    <w:rsid w:val="005D7068"/>
    <w:rsid w:val="005D7339"/>
    <w:rsid w:val="005D7836"/>
    <w:rsid w:val="005D7C33"/>
    <w:rsid w:val="005D7FD2"/>
    <w:rsid w:val="005E001D"/>
    <w:rsid w:val="005E0881"/>
    <w:rsid w:val="005E1F30"/>
    <w:rsid w:val="005E223D"/>
    <w:rsid w:val="005E2B89"/>
    <w:rsid w:val="005E32AB"/>
    <w:rsid w:val="005E3DE3"/>
    <w:rsid w:val="005E44FC"/>
    <w:rsid w:val="005E5153"/>
    <w:rsid w:val="005E5699"/>
    <w:rsid w:val="005E62AE"/>
    <w:rsid w:val="005E63D2"/>
    <w:rsid w:val="005E6495"/>
    <w:rsid w:val="005E7E65"/>
    <w:rsid w:val="005E7F27"/>
    <w:rsid w:val="005F05C0"/>
    <w:rsid w:val="005F12A2"/>
    <w:rsid w:val="005F13E5"/>
    <w:rsid w:val="005F177D"/>
    <w:rsid w:val="005F274B"/>
    <w:rsid w:val="005F2FC9"/>
    <w:rsid w:val="005F4CBB"/>
    <w:rsid w:val="005F53A1"/>
    <w:rsid w:val="005F5629"/>
    <w:rsid w:val="005F6294"/>
    <w:rsid w:val="005F6DFA"/>
    <w:rsid w:val="005F6F3A"/>
    <w:rsid w:val="005F7222"/>
    <w:rsid w:val="005F756D"/>
    <w:rsid w:val="005F774B"/>
    <w:rsid w:val="0060092D"/>
    <w:rsid w:val="00600D96"/>
    <w:rsid w:val="0060114F"/>
    <w:rsid w:val="006012AF"/>
    <w:rsid w:val="00601301"/>
    <w:rsid w:val="00601ACD"/>
    <w:rsid w:val="00603E00"/>
    <w:rsid w:val="00603E20"/>
    <w:rsid w:val="00604006"/>
    <w:rsid w:val="00605A83"/>
    <w:rsid w:val="006068B9"/>
    <w:rsid w:val="006105B5"/>
    <w:rsid w:val="00610B9C"/>
    <w:rsid w:val="00611D68"/>
    <w:rsid w:val="00611E12"/>
    <w:rsid w:val="00611FD9"/>
    <w:rsid w:val="00612B26"/>
    <w:rsid w:val="0061424B"/>
    <w:rsid w:val="0061474A"/>
    <w:rsid w:val="0061555B"/>
    <w:rsid w:val="00615B79"/>
    <w:rsid w:val="00616848"/>
    <w:rsid w:val="0061695D"/>
    <w:rsid w:val="00616FA3"/>
    <w:rsid w:val="00617329"/>
    <w:rsid w:val="00621322"/>
    <w:rsid w:val="00621A63"/>
    <w:rsid w:val="00621F29"/>
    <w:rsid w:val="006220BD"/>
    <w:rsid w:val="00623756"/>
    <w:rsid w:val="00623D2C"/>
    <w:rsid w:val="006240C1"/>
    <w:rsid w:val="00624D49"/>
    <w:rsid w:val="00624FCF"/>
    <w:rsid w:val="006259CF"/>
    <w:rsid w:val="0063126A"/>
    <w:rsid w:val="0063174C"/>
    <w:rsid w:val="00631AF5"/>
    <w:rsid w:val="00632A55"/>
    <w:rsid w:val="0063314A"/>
    <w:rsid w:val="0063332D"/>
    <w:rsid w:val="00633539"/>
    <w:rsid w:val="00633D90"/>
    <w:rsid w:val="0063416D"/>
    <w:rsid w:val="0063563A"/>
    <w:rsid w:val="006356AC"/>
    <w:rsid w:val="00636EAB"/>
    <w:rsid w:val="0063758F"/>
    <w:rsid w:val="006407E0"/>
    <w:rsid w:val="00641C73"/>
    <w:rsid w:val="00642C14"/>
    <w:rsid w:val="006435FC"/>
    <w:rsid w:val="00643D72"/>
    <w:rsid w:val="006445C1"/>
    <w:rsid w:val="00644AA6"/>
    <w:rsid w:val="00644DB0"/>
    <w:rsid w:val="00645010"/>
    <w:rsid w:val="0064520D"/>
    <w:rsid w:val="00646640"/>
    <w:rsid w:val="00647F53"/>
    <w:rsid w:val="00653AEA"/>
    <w:rsid w:val="00654FA3"/>
    <w:rsid w:val="0065533D"/>
    <w:rsid w:val="00655C47"/>
    <w:rsid w:val="00655C73"/>
    <w:rsid w:val="0065747B"/>
    <w:rsid w:val="006607DC"/>
    <w:rsid w:val="00661364"/>
    <w:rsid w:val="006614FE"/>
    <w:rsid w:val="006632DC"/>
    <w:rsid w:val="00664199"/>
    <w:rsid w:val="006641A9"/>
    <w:rsid w:val="0066480D"/>
    <w:rsid w:val="00664A00"/>
    <w:rsid w:val="00664D33"/>
    <w:rsid w:val="00664D3C"/>
    <w:rsid w:val="00665C84"/>
    <w:rsid w:val="00666222"/>
    <w:rsid w:val="00667EB2"/>
    <w:rsid w:val="00667F95"/>
    <w:rsid w:val="00670BB7"/>
    <w:rsid w:val="00670E0C"/>
    <w:rsid w:val="00670F9F"/>
    <w:rsid w:val="006711BA"/>
    <w:rsid w:val="006716D2"/>
    <w:rsid w:val="006718E8"/>
    <w:rsid w:val="00671A74"/>
    <w:rsid w:val="00672652"/>
    <w:rsid w:val="00672BAD"/>
    <w:rsid w:val="006733BD"/>
    <w:rsid w:val="0067389D"/>
    <w:rsid w:val="00673C21"/>
    <w:rsid w:val="00674701"/>
    <w:rsid w:val="006749BB"/>
    <w:rsid w:val="006760A7"/>
    <w:rsid w:val="00677155"/>
    <w:rsid w:val="006776DB"/>
    <w:rsid w:val="00680169"/>
    <w:rsid w:val="006809B6"/>
    <w:rsid w:val="00681F2E"/>
    <w:rsid w:val="00682935"/>
    <w:rsid w:val="00682F0F"/>
    <w:rsid w:val="006836BA"/>
    <w:rsid w:val="00683C79"/>
    <w:rsid w:val="00684B4B"/>
    <w:rsid w:val="00684F93"/>
    <w:rsid w:val="00685776"/>
    <w:rsid w:val="00685A1E"/>
    <w:rsid w:val="00685E15"/>
    <w:rsid w:val="00686812"/>
    <w:rsid w:val="00686C04"/>
    <w:rsid w:val="00686C25"/>
    <w:rsid w:val="00686DFE"/>
    <w:rsid w:val="006871F9"/>
    <w:rsid w:val="0068727D"/>
    <w:rsid w:val="0068749A"/>
    <w:rsid w:val="0069032C"/>
    <w:rsid w:val="00691460"/>
    <w:rsid w:val="00691691"/>
    <w:rsid w:val="00691EB1"/>
    <w:rsid w:val="006929B4"/>
    <w:rsid w:val="00692DE7"/>
    <w:rsid w:val="00693074"/>
    <w:rsid w:val="00693857"/>
    <w:rsid w:val="00694ABB"/>
    <w:rsid w:val="00694F53"/>
    <w:rsid w:val="00695117"/>
    <w:rsid w:val="00695391"/>
    <w:rsid w:val="0069548D"/>
    <w:rsid w:val="0069666A"/>
    <w:rsid w:val="00696A88"/>
    <w:rsid w:val="00696B79"/>
    <w:rsid w:val="006A000F"/>
    <w:rsid w:val="006A1209"/>
    <w:rsid w:val="006A14AA"/>
    <w:rsid w:val="006A157C"/>
    <w:rsid w:val="006A22C4"/>
    <w:rsid w:val="006A4710"/>
    <w:rsid w:val="006A4FED"/>
    <w:rsid w:val="006A5F12"/>
    <w:rsid w:val="006A6269"/>
    <w:rsid w:val="006A66A9"/>
    <w:rsid w:val="006A6ABE"/>
    <w:rsid w:val="006A6AE5"/>
    <w:rsid w:val="006A7772"/>
    <w:rsid w:val="006A7ABF"/>
    <w:rsid w:val="006A7FDA"/>
    <w:rsid w:val="006B02AF"/>
    <w:rsid w:val="006B07CE"/>
    <w:rsid w:val="006B0BBA"/>
    <w:rsid w:val="006B0F70"/>
    <w:rsid w:val="006B46DA"/>
    <w:rsid w:val="006B4773"/>
    <w:rsid w:val="006B4D45"/>
    <w:rsid w:val="006B503D"/>
    <w:rsid w:val="006B60D8"/>
    <w:rsid w:val="006B6BB1"/>
    <w:rsid w:val="006B7AB7"/>
    <w:rsid w:val="006C037A"/>
    <w:rsid w:val="006C156E"/>
    <w:rsid w:val="006C219E"/>
    <w:rsid w:val="006C272E"/>
    <w:rsid w:val="006C2994"/>
    <w:rsid w:val="006C2ABA"/>
    <w:rsid w:val="006C2DA6"/>
    <w:rsid w:val="006C2FE1"/>
    <w:rsid w:val="006C332F"/>
    <w:rsid w:val="006C3D7C"/>
    <w:rsid w:val="006C4D67"/>
    <w:rsid w:val="006C4ED3"/>
    <w:rsid w:val="006C5390"/>
    <w:rsid w:val="006C564E"/>
    <w:rsid w:val="006C580C"/>
    <w:rsid w:val="006C6660"/>
    <w:rsid w:val="006C68B2"/>
    <w:rsid w:val="006C6C85"/>
    <w:rsid w:val="006C6FDC"/>
    <w:rsid w:val="006C7104"/>
    <w:rsid w:val="006C7AF7"/>
    <w:rsid w:val="006D0275"/>
    <w:rsid w:val="006D064E"/>
    <w:rsid w:val="006D121C"/>
    <w:rsid w:val="006D168F"/>
    <w:rsid w:val="006D184A"/>
    <w:rsid w:val="006D2E6C"/>
    <w:rsid w:val="006D3819"/>
    <w:rsid w:val="006D477E"/>
    <w:rsid w:val="006D4C2E"/>
    <w:rsid w:val="006D4F75"/>
    <w:rsid w:val="006D561D"/>
    <w:rsid w:val="006D5917"/>
    <w:rsid w:val="006D6161"/>
    <w:rsid w:val="006D6B1C"/>
    <w:rsid w:val="006D7037"/>
    <w:rsid w:val="006E02CA"/>
    <w:rsid w:val="006E1BA6"/>
    <w:rsid w:val="006E1BD1"/>
    <w:rsid w:val="006E285F"/>
    <w:rsid w:val="006E3896"/>
    <w:rsid w:val="006E41CA"/>
    <w:rsid w:val="006E436F"/>
    <w:rsid w:val="006E4537"/>
    <w:rsid w:val="006E4B48"/>
    <w:rsid w:val="006E501F"/>
    <w:rsid w:val="006E52A5"/>
    <w:rsid w:val="006E52DE"/>
    <w:rsid w:val="006E5377"/>
    <w:rsid w:val="006E6367"/>
    <w:rsid w:val="006E6665"/>
    <w:rsid w:val="006E6C60"/>
    <w:rsid w:val="006E7152"/>
    <w:rsid w:val="006E7B52"/>
    <w:rsid w:val="006F159E"/>
    <w:rsid w:val="006F2D8C"/>
    <w:rsid w:val="006F303A"/>
    <w:rsid w:val="006F30A4"/>
    <w:rsid w:val="006F5D43"/>
    <w:rsid w:val="006F5E2B"/>
    <w:rsid w:val="006F5FD3"/>
    <w:rsid w:val="006F7AFC"/>
    <w:rsid w:val="00700024"/>
    <w:rsid w:val="00700179"/>
    <w:rsid w:val="0070034C"/>
    <w:rsid w:val="00700582"/>
    <w:rsid w:val="00700869"/>
    <w:rsid w:val="00700AF5"/>
    <w:rsid w:val="00700B14"/>
    <w:rsid w:val="00700C48"/>
    <w:rsid w:val="007010AC"/>
    <w:rsid w:val="007010E9"/>
    <w:rsid w:val="0070191A"/>
    <w:rsid w:val="00701FB5"/>
    <w:rsid w:val="00702587"/>
    <w:rsid w:val="00702DD8"/>
    <w:rsid w:val="0070300C"/>
    <w:rsid w:val="00703073"/>
    <w:rsid w:val="0070309D"/>
    <w:rsid w:val="0070349F"/>
    <w:rsid w:val="007037D4"/>
    <w:rsid w:val="007037EC"/>
    <w:rsid w:val="00703B33"/>
    <w:rsid w:val="00703EC8"/>
    <w:rsid w:val="00705039"/>
    <w:rsid w:val="00705673"/>
    <w:rsid w:val="007058DF"/>
    <w:rsid w:val="00706EF7"/>
    <w:rsid w:val="0070759E"/>
    <w:rsid w:val="0071004B"/>
    <w:rsid w:val="00710505"/>
    <w:rsid w:val="0071123B"/>
    <w:rsid w:val="0071124A"/>
    <w:rsid w:val="00711F73"/>
    <w:rsid w:val="00712008"/>
    <w:rsid w:val="007123B7"/>
    <w:rsid w:val="007132BD"/>
    <w:rsid w:val="00713C20"/>
    <w:rsid w:val="00713CF0"/>
    <w:rsid w:val="00713E5F"/>
    <w:rsid w:val="00715272"/>
    <w:rsid w:val="007153C2"/>
    <w:rsid w:val="00715910"/>
    <w:rsid w:val="00715CD0"/>
    <w:rsid w:val="00716838"/>
    <w:rsid w:val="00717036"/>
    <w:rsid w:val="0071728F"/>
    <w:rsid w:val="00717838"/>
    <w:rsid w:val="00717EE3"/>
    <w:rsid w:val="00720308"/>
    <w:rsid w:val="00720483"/>
    <w:rsid w:val="00721C05"/>
    <w:rsid w:val="00722BEB"/>
    <w:rsid w:val="00724535"/>
    <w:rsid w:val="00725F57"/>
    <w:rsid w:val="007272F6"/>
    <w:rsid w:val="007278CF"/>
    <w:rsid w:val="0073025A"/>
    <w:rsid w:val="007302B8"/>
    <w:rsid w:val="0073253D"/>
    <w:rsid w:val="007327F6"/>
    <w:rsid w:val="007339A6"/>
    <w:rsid w:val="00733E12"/>
    <w:rsid w:val="00733E3D"/>
    <w:rsid w:val="007349E5"/>
    <w:rsid w:val="007353B2"/>
    <w:rsid w:val="00735A35"/>
    <w:rsid w:val="00735A3A"/>
    <w:rsid w:val="00735ABD"/>
    <w:rsid w:val="00736680"/>
    <w:rsid w:val="0073740B"/>
    <w:rsid w:val="007378A8"/>
    <w:rsid w:val="007406E1"/>
    <w:rsid w:val="00740A52"/>
    <w:rsid w:val="007416F6"/>
    <w:rsid w:val="007424BB"/>
    <w:rsid w:val="00742587"/>
    <w:rsid w:val="007429B7"/>
    <w:rsid w:val="007437A5"/>
    <w:rsid w:val="00744B90"/>
    <w:rsid w:val="00745397"/>
    <w:rsid w:val="0074593D"/>
    <w:rsid w:val="00745C54"/>
    <w:rsid w:val="00746AC8"/>
    <w:rsid w:val="007476EF"/>
    <w:rsid w:val="0075032D"/>
    <w:rsid w:val="007504E9"/>
    <w:rsid w:val="0075162F"/>
    <w:rsid w:val="00751876"/>
    <w:rsid w:val="00751A79"/>
    <w:rsid w:val="007528D2"/>
    <w:rsid w:val="00755FFB"/>
    <w:rsid w:val="007568A2"/>
    <w:rsid w:val="00756B98"/>
    <w:rsid w:val="00756C01"/>
    <w:rsid w:val="007570BB"/>
    <w:rsid w:val="007602A4"/>
    <w:rsid w:val="007605F3"/>
    <w:rsid w:val="00760C89"/>
    <w:rsid w:val="00760EC1"/>
    <w:rsid w:val="00761029"/>
    <w:rsid w:val="00761754"/>
    <w:rsid w:val="00761A56"/>
    <w:rsid w:val="00761B9C"/>
    <w:rsid w:val="00762190"/>
    <w:rsid w:val="0076352A"/>
    <w:rsid w:val="0076443F"/>
    <w:rsid w:val="0076490F"/>
    <w:rsid w:val="00765009"/>
    <w:rsid w:val="00765649"/>
    <w:rsid w:val="00765AD5"/>
    <w:rsid w:val="00765C7C"/>
    <w:rsid w:val="00766AF2"/>
    <w:rsid w:val="007675CD"/>
    <w:rsid w:val="00772174"/>
    <w:rsid w:val="00772200"/>
    <w:rsid w:val="00772EF0"/>
    <w:rsid w:val="00773076"/>
    <w:rsid w:val="0077344E"/>
    <w:rsid w:val="007736DE"/>
    <w:rsid w:val="0077385C"/>
    <w:rsid w:val="00775972"/>
    <w:rsid w:val="00775F6C"/>
    <w:rsid w:val="00776229"/>
    <w:rsid w:val="00776BC7"/>
    <w:rsid w:val="00776D83"/>
    <w:rsid w:val="007779AE"/>
    <w:rsid w:val="00777F9D"/>
    <w:rsid w:val="00781484"/>
    <w:rsid w:val="0078248B"/>
    <w:rsid w:val="007828FE"/>
    <w:rsid w:val="0078395A"/>
    <w:rsid w:val="00783E06"/>
    <w:rsid w:val="007846A1"/>
    <w:rsid w:val="00785419"/>
    <w:rsid w:val="007855AB"/>
    <w:rsid w:val="0078648B"/>
    <w:rsid w:val="00787CAB"/>
    <w:rsid w:val="007916FC"/>
    <w:rsid w:val="00791840"/>
    <w:rsid w:val="00791863"/>
    <w:rsid w:val="007919C7"/>
    <w:rsid w:val="00791AE6"/>
    <w:rsid w:val="00791EE3"/>
    <w:rsid w:val="00792105"/>
    <w:rsid w:val="00793B5A"/>
    <w:rsid w:val="00793C22"/>
    <w:rsid w:val="00794852"/>
    <w:rsid w:val="0079542F"/>
    <w:rsid w:val="0079623D"/>
    <w:rsid w:val="00796400"/>
    <w:rsid w:val="00796C89"/>
    <w:rsid w:val="00797D7B"/>
    <w:rsid w:val="007A03C9"/>
    <w:rsid w:val="007A054A"/>
    <w:rsid w:val="007A0DC9"/>
    <w:rsid w:val="007A1336"/>
    <w:rsid w:val="007A1D36"/>
    <w:rsid w:val="007A3352"/>
    <w:rsid w:val="007A3464"/>
    <w:rsid w:val="007A3FF3"/>
    <w:rsid w:val="007A47E3"/>
    <w:rsid w:val="007A56FE"/>
    <w:rsid w:val="007A67CB"/>
    <w:rsid w:val="007B0809"/>
    <w:rsid w:val="007B106B"/>
    <w:rsid w:val="007B1CFA"/>
    <w:rsid w:val="007B3796"/>
    <w:rsid w:val="007B37AE"/>
    <w:rsid w:val="007B3A7C"/>
    <w:rsid w:val="007B4164"/>
    <w:rsid w:val="007B4439"/>
    <w:rsid w:val="007B455F"/>
    <w:rsid w:val="007B49C8"/>
    <w:rsid w:val="007B63AB"/>
    <w:rsid w:val="007B75EE"/>
    <w:rsid w:val="007C0790"/>
    <w:rsid w:val="007C0C70"/>
    <w:rsid w:val="007C0E7C"/>
    <w:rsid w:val="007C10EB"/>
    <w:rsid w:val="007C12D1"/>
    <w:rsid w:val="007C1555"/>
    <w:rsid w:val="007C1DC4"/>
    <w:rsid w:val="007C24A5"/>
    <w:rsid w:val="007C2B6F"/>
    <w:rsid w:val="007C2F85"/>
    <w:rsid w:val="007C3271"/>
    <w:rsid w:val="007C518A"/>
    <w:rsid w:val="007C577B"/>
    <w:rsid w:val="007C5B0E"/>
    <w:rsid w:val="007C5C1C"/>
    <w:rsid w:val="007C5CD7"/>
    <w:rsid w:val="007C69DC"/>
    <w:rsid w:val="007C6D2C"/>
    <w:rsid w:val="007C7459"/>
    <w:rsid w:val="007C7ECF"/>
    <w:rsid w:val="007D01E5"/>
    <w:rsid w:val="007D0A31"/>
    <w:rsid w:val="007D0AFC"/>
    <w:rsid w:val="007D1D5C"/>
    <w:rsid w:val="007D3071"/>
    <w:rsid w:val="007D3697"/>
    <w:rsid w:val="007D3D0E"/>
    <w:rsid w:val="007D51EB"/>
    <w:rsid w:val="007D5ADB"/>
    <w:rsid w:val="007D6078"/>
    <w:rsid w:val="007D7B2A"/>
    <w:rsid w:val="007D7BDC"/>
    <w:rsid w:val="007D7DA6"/>
    <w:rsid w:val="007E0079"/>
    <w:rsid w:val="007E0498"/>
    <w:rsid w:val="007E08EF"/>
    <w:rsid w:val="007E2DEB"/>
    <w:rsid w:val="007E38CF"/>
    <w:rsid w:val="007E5207"/>
    <w:rsid w:val="007E5367"/>
    <w:rsid w:val="007E53FA"/>
    <w:rsid w:val="007E5B8F"/>
    <w:rsid w:val="007E5EC7"/>
    <w:rsid w:val="007E6EF2"/>
    <w:rsid w:val="007E6FEB"/>
    <w:rsid w:val="007E73C1"/>
    <w:rsid w:val="007E7FB8"/>
    <w:rsid w:val="007F0C86"/>
    <w:rsid w:val="007F0F15"/>
    <w:rsid w:val="007F142B"/>
    <w:rsid w:val="007F1436"/>
    <w:rsid w:val="007F1C59"/>
    <w:rsid w:val="007F26EF"/>
    <w:rsid w:val="007F2C4E"/>
    <w:rsid w:val="007F49CE"/>
    <w:rsid w:val="007F4A06"/>
    <w:rsid w:val="007F553E"/>
    <w:rsid w:val="007F6FC8"/>
    <w:rsid w:val="007F767F"/>
    <w:rsid w:val="008001D0"/>
    <w:rsid w:val="008005E6"/>
    <w:rsid w:val="00800956"/>
    <w:rsid w:val="008021B6"/>
    <w:rsid w:val="0080234E"/>
    <w:rsid w:val="0080236A"/>
    <w:rsid w:val="0080238C"/>
    <w:rsid w:val="00802A0A"/>
    <w:rsid w:val="00803C64"/>
    <w:rsid w:val="00804D0E"/>
    <w:rsid w:val="008055A8"/>
    <w:rsid w:val="00805D0C"/>
    <w:rsid w:val="008061D1"/>
    <w:rsid w:val="00807AB4"/>
    <w:rsid w:val="008101CA"/>
    <w:rsid w:val="00811E1C"/>
    <w:rsid w:val="00812600"/>
    <w:rsid w:val="00813E88"/>
    <w:rsid w:val="00814CDB"/>
    <w:rsid w:val="00815E40"/>
    <w:rsid w:val="008172B6"/>
    <w:rsid w:val="00817867"/>
    <w:rsid w:val="008205C1"/>
    <w:rsid w:val="00821806"/>
    <w:rsid w:val="0082250B"/>
    <w:rsid w:val="00822651"/>
    <w:rsid w:val="0082275A"/>
    <w:rsid w:val="008227E5"/>
    <w:rsid w:val="00822BB6"/>
    <w:rsid w:val="008231FE"/>
    <w:rsid w:val="0082438D"/>
    <w:rsid w:val="0082484C"/>
    <w:rsid w:val="00825992"/>
    <w:rsid w:val="00826715"/>
    <w:rsid w:val="008269DA"/>
    <w:rsid w:val="00826F00"/>
    <w:rsid w:val="0082723C"/>
    <w:rsid w:val="008274B9"/>
    <w:rsid w:val="0082792A"/>
    <w:rsid w:val="00830C42"/>
    <w:rsid w:val="008314A8"/>
    <w:rsid w:val="008318B3"/>
    <w:rsid w:val="00831AEF"/>
    <w:rsid w:val="00831DB6"/>
    <w:rsid w:val="00832205"/>
    <w:rsid w:val="008368D5"/>
    <w:rsid w:val="00836A96"/>
    <w:rsid w:val="00836EFE"/>
    <w:rsid w:val="00837A1D"/>
    <w:rsid w:val="00837CCE"/>
    <w:rsid w:val="00840B9F"/>
    <w:rsid w:val="00840BFF"/>
    <w:rsid w:val="00841402"/>
    <w:rsid w:val="0084244C"/>
    <w:rsid w:val="00842544"/>
    <w:rsid w:val="00842741"/>
    <w:rsid w:val="00842B3F"/>
    <w:rsid w:val="0084420E"/>
    <w:rsid w:val="0084603A"/>
    <w:rsid w:val="0084735C"/>
    <w:rsid w:val="0084768B"/>
    <w:rsid w:val="00850C0B"/>
    <w:rsid w:val="00851749"/>
    <w:rsid w:val="00851B30"/>
    <w:rsid w:val="00851BD9"/>
    <w:rsid w:val="00851D6B"/>
    <w:rsid w:val="0085281D"/>
    <w:rsid w:val="00852FFF"/>
    <w:rsid w:val="008534F8"/>
    <w:rsid w:val="0085385F"/>
    <w:rsid w:val="00853A13"/>
    <w:rsid w:val="0085421B"/>
    <w:rsid w:val="00854530"/>
    <w:rsid w:val="008563FE"/>
    <w:rsid w:val="0085772E"/>
    <w:rsid w:val="00857B1E"/>
    <w:rsid w:val="00860C8B"/>
    <w:rsid w:val="008610D3"/>
    <w:rsid w:val="008612A1"/>
    <w:rsid w:val="00861F25"/>
    <w:rsid w:val="008620BC"/>
    <w:rsid w:val="0086366E"/>
    <w:rsid w:val="00864CC4"/>
    <w:rsid w:val="008657CD"/>
    <w:rsid w:val="008659CD"/>
    <w:rsid w:val="00865ED5"/>
    <w:rsid w:val="008700CB"/>
    <w:rsid w:val="008702DD"/>
    <w:rsid w:val="00870579"/>
    <w:rsid w:val="00871D31"/>
    <w:rsid w:val="008728C9"/>
    <w:rsid w:val="008729AE"/>
    <w:rsid w:val="00873F8E"/>
    <w:rsid w:val="0087534B"/>
    <w:rsid w:val="00875F93"/>
    <w:rsid w:val="008764B9"/>
    <w:rsid w:val="008765EE"/>
    <w:rsid w:val="0087774B"/>
    <w:rsid w:val="008816B4"/>
    <w:rsid w:val="00881DEE"/>
    <w:rsid w:val="00883266"/>
    <w:rsid w:val="00883855"/>
    <w:rsid w:val="008839CF"/>
    <w:rsid w:val="00885F74"/>
    <w:rsid w:val="00885FB6"/>
    <w:rsid w:val="00886A30"/>
    <w:rsid w:val="00890FBD"/>
    <w:rsid w:val="00891AE7"/>
    <w:rsid w:val="008929C4"/>
    <w:rsid w:val="00892B2A"/>
    <w:rsid w:val="008935AD"/>
    <w:rsid w:val="008938C6"/>
    <w:rsid w:val="00893F03"/>
    <w:rsid w:val="008949F4"/>
    <w:rsid w:val="00894CE4"/>
    <w:rsid w:val="008953C9"/>
    <w:rsid w:val="00895CEF"/>
    <w:rsid w:val="00896206"/>
    <w:rsid w:val="00896DAB"/>
    <w:rsid w:val="00897C29"/>
    <w:rsid w:val="008A1E14"/>
    <w:rsid w:val="008A1F26"/>
    <w:rsid w:val="008A225A"/>
    <w:rsid w:val="008A2E08"/>
    <w:rsid w:val="008A4839"/>
    <w:rsid w:val="008A573E"/>
    <w:rsid w:val="008A62A6"/>
    <w:rsid w:val="008A6C7C"/>
    <w:rsid w:val="008A6EED"/>
    <w:rsid w:val="008A780D"/>
    <w:rsid w:val="008B0728"/>
    <w:rsid w:val="008B3178"/>
    <w:rsid w:val="008B34D1"/>
    <w:rsid w:val="008B46E2"/>
    <w:rsid w:val="008B4754"/>
    <w:rsid w:val="008B67A3"/>
    <w:rsid w:val="008B688A"/>
    <w:rsid w:val="008B6B13"/>
    <w:rsid w:val="008B7F58"/>
    <w:rsid w:val="008C034D"/>
    <w:rsid w:val="008C04C4"/>
    <w:rsid w:val="008C0675"/>
    <w:rsid w:val="008C1085"/>
    <w:rsid w:val="008C15DF"/>
    <w:rsid w:val="008C19E6"/>
    <w:rsid w:val="008C1F62"/>
    <w:rsid w:val="008C28B1"/>
    <w:rsid w:val="008C3279"/>
    <w:rsid w:val="008C3E74"/>
    <w:rsid w:val="008C4715"/>
    <w:rsid w:val="008C4B0C"/>
    <w:rsid w:val="008C65FE"/>
    <w:rsid w:val="008C6B43"/>
    <w:rsid w:val="008C6C78"/>
    <w:rsid w:val="008C744C"/>
    <w:rsid w:val="008C79A0"/>
    <w:rsid w:val="008D0072"/>
    <w:rsid w:val="008D07AE"/>
    <w:rsid w:val="008D14B5"/>
    <w:rsid w:val="008D172E"/>
    <w:rsid w:val="008D2411"/>
    <w:rsid w:val="008D2843"/>
    <w:rsid w:val="008D2F07"/>
    <w:rsid w:val="008D375A"/>
    <w:rsid w:val="008D4029"/>
    <w:rsid w:val="008D4BA8"/>
    <w:rsid w:val="008D6417"/>
    <w:rsid w:val="008D725A"/>
    <w:rsid w:val="008D76F4"/>
    <w:rsid w:val="008E029E"/>
    <w:rsid w:val="008E051C"/>
    <w:rsid w:val="008E1707"/>
    <w:rsid w:val="008E18BA"/>
    <w:rsid w:val="008E18CA"/>
    <w:rsid w:val="008E1C56"/>
    <w:rsid w:val="008E1FAA"/>
    <w:rsid w:val="008E2D79"/>
    <w:rsid w:val="008E4306"/>
    <w:rsid w:val="008E489B"/>
    <w:rsid w:val="008E4E88"/>
    <w:rsid w:val="008E5820"/>
    <w:rsid w:val="008E7231"/>
    <w:rsid w:val="008E76BB"/>
    <w:rsid w:val="008F0BFD"/>
    <w:rsid w:val="008F0CB9"/>
    <w:rsid w:val="008F1466"/>
    <w:rsid w:val="008F161B"/>
    <w:rsid w:val="008F1EF4"/>
    <w:rsid w:val="008F23AC"/>
    <w:rsid w:val="008F2EBC"/>
    <w:rsid w:val="008F2FA3"/>
    <w:rsid w:val="008F38C6"/>
    <w:rsid w:val="008F3AF6"/>
    <w:rsid w:val="008F3DEC"/>
    <w:rsid w:val="008F5880"/>
    <w:rsid w:val="008F5BFB"/>
    <w:rsid w:val="008F5C53"/>
    <w:rsid w:val="008F5F8E"/>
    <w:rsid w:val="008F6126"/>
    <w:rsid w:val="008F6285"/>
    <w:rsid w:val="008F6963"/>
    <w:rsid w:val="008F7335"/>
    <w:rsid w:val="008F7456"/>
    <w:rsid w:val="008F75D2"/>
    <w:rsid w:val="008F7D1B"/>
    <w:rsid w:val="00900336"/>
    <w:rsid w:val="009006FA"/>
    <w:rsid w:val="0090114F"/>
    <w:rsid w:val="00901E96"/>
    <w:rsid w:val="00902955"/>
    <w:rsid w:val="009039AB"/>
    <w:rsid w:val="00903F38"/>
    <w:rsid w:val="009045FC"/>
    <w:rsid w:val="0090488A"/>
    <w:rsid w:val="00906047"/>
    <w:rsid w:val="00906E13"/>
    <w:rsid w:val="00907648"/>
    <w:rsid w:val="00907D00"/>
    <w:rsid w:val="0091184E"/>
    <w:rsid w:val="00914731"/>
    <w:rsid w:val="00915734"/>
    <w:rsid w:val="00915B32"/>
    <w:rsid w:val="009167CE"/>
    <w:rsid w:val="0091680C"/>
    <w:rsid w:val="00917B90"/>
    <w:rsid w:val="00920A4C"/>
    <w:rsid w:val="00921092"/>
    <w:rsid w:val="00921CB4"/>
    <w:rsid w:val="009240A0"/>
    <w:rsid w:val="009248DC"/>
    <w:rsid w:val="00924F01"/>
    <w:rsid w:val="00925175"/>
    <w:rsid w:val="0092564A"/>
    <w:rsid w:val="009256A8"/>
    <w:rsid w:val="00925BED"/>
    <w:rsid w:val="009270C2"/>
    <w:rsid w:val="00927101"/>
    <w:rsid w:val="00927441"/>
    <w:rsid w:val="00927770"/>
    <w:rsid w:val="00927ADB"/>
    <w:rsid w:val="00930383"/>
    <w:rsid w:val="0093055F"/>
    <w:rsid w:val="0093103C"/>
    <w:rsid w:val="00931908"/>
    <w:rsid w:val="009331DF"/>
    <w:rsid w:val="009345DE"/>
    <w:rsid w:val="0093514D"/>
    <w:rsid w:val="00935B35"/>
    <w:rsid w:val="0093633E"/>
    <w:rsid w:val="0093666A"/>
    <w:rsid w:val="0093682B"/>
    <w:rsid w:val="00936EA2"/>
    <w:rsid w:val="0093797E"/>
    <w:rsid w:val="009379D2"/>
    <w:rsid w:val="00937B7B"/>
    <w:rsid w:val="00940AE9"/>
    <w:rsid w:val="00940CE9"/>
    <w:rsid w:val="00940CF3"/>
    <w:rsid w:val="0094191D"/>
    <w:rsid w:val="009419AE"/>
    <w:rsid w:val="00941AFE"/>
    <w:rsid w:val="009420DD"/>
    <w:rsid w:val="00942FD8"/>
    <w:rsid w:val="00943588"/>
    <w:rsid w:val="009438D1"/>
    <w:rsid w:val="00943D32"/>
    <w:rsid w:val="00943ED4"/>
    <w:rsid w:val="009442A6"/>
    <w:rsid w:val="00946583"/>
    <w:rsid w:val="00946B54"/>
    <w:rsid w:val="00947063"/>
    <w:rsid w:val="00950DFD"/>
    <w:rsid w:val="00950F2C"/>
    <w:rsid w:val="00951044"/>
    <w:rsid w:val="00952BAF"/>
    <w:rsid w:val="00953460"/>
    <w:rsid w:val="00953A17"/>
    <w:rsid w:val="00953A93"/>
    <w:rsid w:val="009548ED"/>
    <w:rsid w:val="00954CC6"/>
    <w:rsid w:val="00954D89"/>
    <w:rsid w:val="0095529B"/>
    <w:rsid w:val="009555C3"/>
    <w:rsid w:val="0095572C"/>
    <w:rsid w:val="00955825"/>
    <w:rsid w:val="009569EF"/>
    <w:rsid w:val="00956A11"/>
    <w:rsid w:val="00957356"/>
    <w:rsid w:val="00957662"/>
    <w:rsid w:val="00957AA3"/>
    <w:rsid w:val="00961046"/>
    <w:rsid w:val="009616BF"/>
    <w:rsid w:val="00962763"/>
    <w:rsid w:val="00962790"/>
    <w:rsid w:val="00964121"/>
    <w:rsid w:val="00964885"/>
    <w:rsid w:val="00965629"/>
    <w:rsid w:val="00965F12"/>
    <w:rsid w:val="0096645F"/>
    <w:rsid w:val="009665BF"/>
    <w:rsid w:val="0096664F"/>
    <w:rsid w:val="00967019"/>
    <w:rsid w:val="009673C8"/>
    <w:rsid w:val="009700CE"/>
    <w:rsid w:val="00971132"/>
    <w:rsid w:val="009721B6"/>
    <w:rsid w:val="00972806"/>
    <w:rsid w:val="00972BF3"/>
    <w:rsid w:val="00972DDA"/>
    <w:rsid w:val="00972F75"/>
    <w:rsid w:val="00973ABB"/>
    <w:rsid w:val="00974131"/>
    <w:rsid w:val="0097425D"/>
    <w:rsid w:val="009743CD"/>
    <w:rsid w:val="00974552"/>
    <w:rsid w:val="00974674"/>
    <w:rsid w:val="00974C88"/>
    <w:rsid w:val="00975DE5"/>
    <w:rsid w:val="00976A03"/>
    <w:rsid w:val="00980719"/>
    <w:rsid w:val="00980886"/>
    <w:rsid w:val="00980B3B"/>
    <w:rsid w:val="00980FE1"/>
    <w:rsid w:val="0098106D"/>
    <w:rsid w:val="009810BB"/>
    <w:rsid w:val="0098112D"/>
    <w:rsid w:val="0098254C"/>
    <w:rsid w:val="00985D40"/>
    <w:rsid w:val="00985ECA"/>
    <w:rsid w:val="009874D4"/>
    <w:rsid w:val="00987F5C"/>
    <w:rsid w:val="00991578"/>
    <w:rsid w:val="00991CE8"/>
    <w:rsid w:val="009920EE"/>
    <w:rsid w:val="00993043"/>
    <w:rsid w:val="00993303"/>
    <w:rsid w:val="00994B7A"/>
    <w:rsid w:val="00995A87"/>
    <w:rsid w:val="00996F44"/>
    <w:rsid w:val="009971E5"/>
    <w:rsid w:val="009973DB"/>
    <w:rsid w:val="00997D5D"/>
    <w:rsid w:val="00997DAE"/>
    <w:rsid w:val="009A066F"/>
    <w:rsid w:val="009A0766"/>
    <w:rsid w:val="009A0DF8"/>
    <w:rsid w:val="009A23B1"/>
    <w:rsid w:val="009A3139"/>
    <w:rsid w:val="009A3BA5"/>
    <w:rsid w:val="009A430F"/>
    <w:rsid w:val="009A5376"/>
    <w:rsid w:val="009A5711"/>
    <w:rsid w:val="009A5D61"/>
    <w:rsid w:val="009A5DC2"/>
    <w:rsid w:val="009A657C"/>
    <w:rsid w:val="009A6AEA"/>
    <w:rsid w:val="009A6CDA"/>
    <w:rsid w:val="009A741B"/>
    <w:rsid w:val="009A7523"/>
    <w:rsid w:val="009A7782"/>
    <w:rsid w:val="009B04EF"/>
    <w:rsid w:val="009B0761"/>
    <w:rsid w:val="009B28E4"/>
    <w:rsid w:val="009B34C1"/>
    <w:rsid w:val="009B3A55"/>
    <w:rsid w:val="009B3C4F"/>
    <w:rsid w:val="009B46C3"/>
    <w:rsid w:val="009B4C94"/>
    <w:rsid w:val="009B4E12"/>
    <w:rsid w:val="009B7461"/>
    <w:rsid w:val="009B7CB8"/>
    <w:rsid w:val="009B7D0B"/>
    <w:rsid w:val="009C0BE9"/>
    <w:rsid w:val="009C1C07"/>
    <w:rsid w:val="009C2D60"/>
    <w:rsid w:val="009C32EF"/>
    <w:rsid w:val="009C346E"/>
    <w:rsid w:val="009C3861"/>
    <w:rsid w:val="009C426B"/>
    <w:rsid w:val="009C4352"/>
    <w:rsid w:val="009C4CA9"/>
    <w:rsid w:val="009C4E65"/>
    <w:rsid w:val="009C5331"/>
    <w:rsid w:val="009C6C7B"/>
    <w:rsid w:val="009C797F"/>
    <w:rsid w:val="009C79FA"/>
    <w:rsid w:val="009D1615"/>
    <w:rsid w:val="009D1C53"/>
    <w:rsid w:val="009D3B27"/>
    <w:rsid w:val="009D4440"/>
    <w:rsid w:val="009D64EA"/>
    <w:rsid w:val="009E01D8"/>
    <w:rsid w:val="009E0CC1"/>
    <w:rsid w:val="009E13A1"/>
    <w:rsid w:val="009E1965"/>
    <w:rsid w:val="009E2C9D"/>
    <w:rsid w:val="009E2E2A"/>
    <w:rsid w:val="009E3EE1"/>
    <w:rsid w:val="009E40CB"/>
    <w:rsid w:val="009E420F"/>
    <w:rsid w:val="009E42FC"/>
    <w:rsid w:val="009E68F3"/>
    <w:rsid w:val="009E737F"/>
    <w:rsid w:val="009F061E"/>
    <w:rsid w:val="009F0655"/>
    <w:rsid w:val="009F0CFE"/>
    <w:rsid w:val="009F1134"/>
    <w:rsid w:val="009F1CED"/>
    <w:rsid w:val="009F1D3B"/>
    <w:rsid w:val="009F250C"/>
    <w:rsid w:val="009F283D"/>
    <w:rsid w:val="009F3F9A"/>
    <w:rsid w:val="009F4BD7"/>
    <w:rsid w:val="009F55E1"/>
    <w:rsid w:val="009F5B21"/>
    <w:rsid w:val="009F5E79"/>
    <w:rsid w:val="009F6EC3"/>
    <w:rsid w:val="00A00351"/>
    <w:rsid w:val="00A00917"/>
    <w:rsid w:val="00A0180B"/>
    <w:rsid w:val="00A02C0D"/>
    <w:rsid w:val="00A03215"/>
    <w:rsid w:val="00A03B75"/>
    <w:rsid w:val="00A03D12"/>
    <w:rsid w:val="00A04B37"/>
    <w:rsid w:val="00A04EE9"/>
    <w:rsid w:val="00A051B9"/>
    <w:rsid w:val="00A055D5"/>
    <w:rsid w:val="00A0597F"/>
    <w:rsid w:val="00A06693"/>
    <w:rsid w:val="00A06A58"/>
    <w:rsid w:val="00A10448"/>
    <w:rsid w:val="00A10A54"/>
    <w:rsid w:val="00A10FE6"/>
    <w:rsid w:val="00A11735"/>
    <w:rsid w:val="00A11D62"/>
    <w:rsid w:val="00A12C43"/>
    <w:rsid w:val="00A12D8E"/>
    <w:rsid w:val="00A12E03"/>
    <w:rsid w:val="00A130C5"/>
    <w:rsid w:val="00A13F87"/>
    <w:rsid w:val="00A15163"/>
    <w:rsid w:val="00A1564F"/>
    <w:rsid w:val="00A15725"/>
    <w:rsid w:val="00A164D0"/>
    <w:rsid w:val="00A16965"/>
    <w:rsid w:val="00A173D2"/>
    <w:rsid w:val="00A17900"/>
    <w:rsid w:val="00A17B17"/>
    <w:rsid w:val="00A17DCF"/>
    <w:rsid w:val="00A17F6A"/>
    <w:rsid w:val="00A20C60"/>
    <w:rsid w:val="00A2105A"/>
    <w:rsid w:val="00A2160F"/>
    <w:rsid w:val="00A22672"/>
    <w:rsid w:val="00A22902"/>
    <w:rsid w:val="00A23194"/>
    <w:rsid w:val="00A24BD1"/>
    <w:rsid w:val="00A24C98"/>
    <w:rsid w:val="00A24CAE"/>
    <w:rsid w:val="00A267D2"/>
    <w:rsid w:val="00A26E61"/>
    <w:rsid w:val="00A27288"/>
    <w:rsid w:val="00A27AE3"/>
    <w:rsid w:val="00A318D4"/>
    <w:rsid w:val="00A319F8"/>
    <w:rsid w:val="00A333F4"/>
    <w:rsid w:val="00A33870"/>
    <w:rsid w:val="00A34E05"/>
    <w:rsid w:val="00A352E7"/>
    <w:rsid w:val="00A353AB"/>
    <w:rsid w:val="00A35769"/>
    <w:rsid w:val="00A3650F"/>
    <w:rsid w:val="00A36DE7"/>
    <w:rsid w:val="00A370A3"/>
    <w:rsid w:val="00A374D8"/>
    <w:rsid w:val="00A37511"/>
    <w:rsid w:val="00A37A62"/>
    <w:rsid w:val="00A4009A"/>
    <w:rsid w:val="00A40502"/>
    <w:rsid w:val="00A40FD3"/>
    <w:rsid w:val="00A41B94"/>
    <w:rsid w:val="00A42CA5"/>
    <w:rsid w:val="00A42D0C"/>
    <w:rsid w:val="00A42D0F"/>
    <w:rsid w:val="00A42FFE"/>
    <w:rsid w:val="00A43ABA"/>
    <w:rsid w:val="00A43B8A"/>
    <w:rsid w:val="00A46484"/>
    <w:rsid w:val="00A464A6"/>
    <w:rsid w:val="00A465FC"/>
    <w:rsid w:val="00A46CA4"/>
    <w:rsid w:val="00A46FED"/>
    <w:rsid w:val="00A470A4"/>
    <w:rsid w:val="00A4765D"/>
    <w:rsid w:val="00A47A33"/>
    <w:rsid w:val="00A50258"/>
    <w:rsid w:val="00A50ED7"/>
    <w:rsid w:val="00A52673"/>
    <w:rsid w:val="00A52DE3"/>
    <w:rsid w:val="00A53214"/>
    <w:rsid w:val="00A5504A"/>
    <w:rsid w:val="00A55E70"/>
    <w:rsid w:val="00A563EE"/>
    <w:rsid w:val="00A5728E"/>
    <w:rsid w:val="00A57481"/>
    <w:rsid w:val="00A60201"/>
    <w:rsid w:val="00A60330"/>
    <w:rsid w:val="00A60684"/>
    <w:rsid w:val="00A60CA9"/>
    <w:rsid w:val="00A60FB7"/>
    <w:rsid w:val="00A616AE"/>
    <w:rsid w:val="00A61730"/>
    <w:rsid w:val="00A617D4"/>
    <w:rsid w:val="00A6181E"/>
    <w:rsid w:val="00A628B2"/>
    <w:rsid w:val="00A63834"/>
    <w:rsid w:val="00A64811"/>
    <w:rsid w:val="00A64D01"/>
    <w:rsid w:val="00A65032"/>
    <w:rsid w:val="00A652CC"/>
    <w:rsid w:val="00A65517"/>
    <w:rsid w:val="00A66664"/>
    <w:rsid w:val="00A66D89"/>
    <w:rsid w:val="00A6795C"/>
    <w:rsid w:val="00A70264"/>
    <w:rsid w:val="00A702F3"/>
    <w:rsid w:val="00A72067"/>
    <w:rsid w:val="00A72F28"/>
    <w:rsid w:val="00A736EF"/>
    <w:rsid w:val="00A7371A"/>
    <w:rsid w:val="00A74241"/>
    <w:rsid w:val="00A768CB"/>
    <w:rsid w:val="00A76EBD"/>
    <w:rsid w:val="00A7734D"/>
    <w:rsid w:val="00A80144"/>
    <w:rsid w:val="00A80A2F"/>
    <w:rsid w:val="00A81400"/>
    <w:rsid w:val="00A81CE9"/>
    <w:rsid w:val="00A82003"/>
    <w:rsid w:val="00A82C05"/>
    <w:rsid w:val="00A83003"/>
    <w:rsid w:val="00A831D4"/>
    <w:rsid w:val="00A84125"/>
    <w:rsid w:val="00A86DFB"/>
    <w:rsid w:val="00A86F8F"/>
    <w:rsid w:val="00A86F9B"/>
    <w:rsid w:val="00A87815"/>
    <w:rsid w:val="00A9003C"/>
    <w:rsid w:val="00A9091D"/>
    <w:rsid w:val="00A915E8"/>
    <w:rsid w:val="00A91BCD"/>
    <w:rsid w:val="00A94FA4"/>
    <w:rsid w:val="00A963B2"/>
    <w:rsid w:val="00A968BD"/>
    <w:rsid w:val="00A968EA"/>
    <w:rsid w:val="00A9719D"/>
    <w:rsid w:val="00A97320"/>
    <w:rsid w:val="00A974B5"/>
    <w:rsid w:val="00A9792D"/>
    <w:rsid w:val="00AA0127"/>
    <w:rsid w:val="00AA0AF6"/>
    <w:rsid w:val="00AA1397"/>
    <w:rsid w:val="00AA3C05"/>
    <w:rsid w:val="00AA4303"/>
    <w:rsid w:val="00AA53AF"/>
    <w:rsid w:val="00AA57A9"/>
    <w:rsid w:val="00AA615F"/>
    <w:rsid w:val="00AA6442"/>
    <w:rsid w:val="00AA745B"/>
    <w:rsid w:val="00AA79B8"/>
    <w:rsid w:val="00AA7D11"/>
    <w:rsid w:val="00AB1401"/>
    <w:rsid w:val="00AB1791"/>
    <w:rsid w:val="00AB17CA"/>
    <w:rsid w:val="00AB1A43"/>
    <w:rsid w:val="00AB1A6A"/>
    <w:rsid w:val="00AB1B76"/>
    <w:rsid w:val="00AB2D1A"/>
    <w:rsid w:val="00AB2F50"/>
    <w:rsid w:val="00AB3328"/>
    <w:rsid w:val="00AB385D"/>
    <w:rsid w:val="00AB56E2"/>
    <w:rsid w:val="00AB6EDE"/>
    <w:rsid w:val="00AB7B6E"/>
    <w:rsid w:val="00AB7C2B"/>
    <w:rsid w:val="00AC028B"/>
    <w:rsid w:val="00AC07E8"/>
    <w:rsid w:val="00AC261B"/>
    <w:rsid w:val="00AC299A"/>
    <w:rsid w:val="00AC3728"/>
    <w:rsid w:val="00AC39EA"/>
    <w:rsid w:val="00AC3A00"/>
    <w:rsid w:val="00AC3C23"/>
    <w:rsid w:val="00AC484B"/>
    <w:rsid w:val="00AC4B48"/>
    <w:rsid w:val="00AC4C1C"/>
    <w:rsid w:val="00AC5A7E"/>
    <w:rsid w:val="00AC6204"/>
    <w:rsid w:val="00AC67C4"/>
    <w:rsid w:val="00AC6C27"/>
    <w:rsid w:val="00AC7D27"/>
    <w:rsid w:val="00AD0E53"/>
    <w:rsid w:val="00AD1732"/>
    <w:rsid w:val="00AD22C9"/>
    <w:rsid w:val="00AD32CC"/>
    <w:rsid w:val="00AD3764"/>
    <w:rsid w:val="00AD3885"/>
    <w:rsid w:val="00AD4992"/>
    <w:rsid w:val="00AD49E7"/>
    <w:rsid w:val="00AD6CAF"/>
    <w:rsid w:val="00AD6E61"/>
    <w:rsid w:val="00AD7D65"/>
    <w:rsid w:val="00AE044A"/>
    <w:rsid w:val="00AE04DE"/>
    <w:rsid w:val="00AE0C57"/>
    <w:rsid w:val="00AE18FC"/>
    <w:rsid w:val="00AE2CCD"/>
    <w:rsid w:val="00AE2E0F"/>
    <w:rsid w:val="00AE3A9A"/>
    <w:rsid w:val="00AE4D9A"/>
    <w:rsid w:val="00AE4F68"/>
    <w:rsid w:val="00AE4F85"/>
    <w:rsid w:val="00AE529D"/>
    <w:rsid w:val="00AE56A8"/>
    <w:rsid w:val="00AE5BE0"/>
    <w:rsid w:val="00AE76BF"/>
    <w:rsid w:val="00AE7836"/>
    <w:rsid w:val="00AF011B"/>
    <w:rsid w:val="00AF0177"/>
    <w:rsid w:val="00AF068B"/>
    <w:rsid w:val="00AF1460"/>
    <w:rsid w:val="00AF222B"/>
    <w:rsid w:val="00AF2309"/>
    <w:rsid w:val="00AF2A20"/>
    <w:rsid w:val="00AF2AC3"/>
    <w:rsid w:val="00AF3C12"/>
    <w:rsid w:val="00AF4655"/>
    <w:rsid w:val="00AF4BAA"/>
    <w:rsid w:val="00AF5194"/>
    <w:rsid w:val="00AF60EE"/>
    <w:rsid w:val="00AF6E6F"/>
    <w:rsid w:val="00AF7DCF"/>
    <w:rsid w:val="00AF7ECC"/>
    <w:rsid w:val="00B015C5"/>
    <w:rsid w:val="00B03DFF"/>
    <w:rsid w:val="00B05C74"/>
    <w:rsid w:val="00B06727"/>
    <w:rsid w:val="00B06A3B"/>
    <w:rsid w:val="00B06FAD"/>
    <w:rsid w:val="00B07580"/>
    <w:rsid w:val="00B111B6"/>
    <w:rsid w:val="00B13E66"/>
    <w:rsid w:val="00B14454"/>
    <w:rsid w:val="00B14BE9"/>
    <w:rsid w:val="00B15345"/>
    <w:rsid w:val="00B15734"/>
    <w:rsid w:val="00B16431"/>
    <w:rsid w:val="00B20DAC"/>
    <w:rsid w:val="00B213C7"/>
    <w:rsid w:val="00B22695"/>
    <w:rsid w:val="00B228B9"/>
    <w:rsid w:val="00B22DAB"/>
    <w:rsid w:val="00B22FBA"/>
    <w:rsid w:val="00B2373B"/>
    <w:rsid w:val="00B23A90"/>
    <w:rsid w:val="00B23B4D"/>
    <w:rsid w:val="00B23C9A"/>
    <w:rsid w:val="00B2465B"/>
    <w:rsid w:val="00B24BCC"/>
    <w:rsid w:val="00B25AD7"/>
    <w:rsid w:val="00B25F4C"/>
    <w:rsid w:val="00B26576"/>
    <w:rsid w:val="00B26CCF"/>
    <w:rsid w:val="00B3003A"/>
    <w:rsid w:val="00B30846"/>
    <w:rsid w:val="00B30FDB"/>
    <w:rsid w:val="00B3219F"/>
    <w:rsid w:val="00B337A0"/>
    <w:rsid w:val="00B33EF9"/>
    <w:rsid w:val="00B35ABD"/>
    <w:rsid w:val="00B37D6B"/>
    <w:rsid w:val="00B427AE"/>
    <w:rsid w:val="00B43814"/>
    <w:rsid w:val="00B438D8"/>
    <w:rsid w:val="00B445EA"/>
    <w:rsid w:val="00B44791"/>
    <w:rsid w:val="00B457C6"/>
    <w:rsid w:val="00B45BB5"/>
    <w:rsid w:val="00B46650"/>
    <w:rsid w:val="00B466A2"/>
    <w:rsid w:val="00B469FB"/>
    <w:rsid w:val="00B47D0B"/>
    <w:rsid w:val="00B507AC"/>
    <w:rsid w:val="00B50C48"/>
    <w:rsid w:val="00B50DCA"/>
    <w:rsid w:val="00B51675"/>
    <w:rsid w:val="00B518C2"/>
    <w:rsid w:val="00B51D0E"/>
    <w:rsid w:val="00B523E3"/>
    <w:rsid w:val="00B5291A"/>
    <w:rsid w:val="00B533CD"/>
    <w:rsid w:val="00B53CBF"/>
    <w:rsid w:val="00B546F9"/>
    <w:rsid w:val="00B54969"/>
    <w:rsid w:val="00B554E4"/>
    <w:rsid w:val="00B566F0"/>
    <w:rsid w:val="00B567B2"/>
    <w:rsid w:val="00B56AF1"/>
    <w:rsid w:val="00B56FB0"/>
    <w:rsid w:val="00B600CC"/>
    <w:rsid w:val="00B6191D"/>
    <w:rsid w:val="00B61B0C"/>
    <w:rsid w:val="00B62D49"/>
    <w:rsid w:val="00B62D8B"/>
    <w:rsid w:val="00B63FA4"/>
    <w:rsid w:val="00B64241"/>
    <w:rsid w:val="00B649AC"/>
    <w:rsid w:val="00B64B89"/>
    <w:rsid w:val="00B65DDE"/>
    <w:rsid w:val="00B669E0"/>
    <w:rsid w:val="00B6762E"/>
    <w:rsid w:val="00B67BC4"/>
    <w:rsid w:val="00B71004"/>
    <w:rsid w:val="00B72217"/>
    <w:rsid w:val="00B72911"/>
    <w:rsid w:val="00B72EB1"/>
    <w:rsid w:val="00B7526C"/>
    <w:rsid w:val="00B755B7"/>
    <w:rsid w:val="00B7588E"/>
    <w:rsid w:val="00B76225"/>
    <w:rsid w:val="00B76D38"/>
    <w:rsid w:val="00B76EBF"/>
    <w:rsid w:val="00B77272"/>
    <w:rsid w:val="00B772CB"/>
    <w:rsid w:val="00B802F6"/>
    <w:rsid w:val="00B80900"/>
    <w:rsid w:val="00B80A90"/>
    <w:rsid w:val="00B81456"/>
    <w:rsid w:val="00B81E12"/>
    <w:rsid w:val="00B8235D"/>
    <w:rsid w:val="00B82D56"/>
    <w:rsid w:val="00B83427"/>
    <w:rsid w:val="00B83541"/>
    <w:rsid w:val="00B842AE"/>
    <w:rsid w:val="00B857BF"/>
    <w:rsid w:val="00B85958"/>
    <w:rsid w:val="00B85AE4"/>
    <w:rsid w:val="00B86922"/>
    <w:rsid w:val="00B86E17"/>
    <w:rsid w:val="00B87F08"/>
    <w:rsid w:val="00B904C3"/>
    <w:rsid w:val="00B908E1"/>
    <w:rsid w:val="00B90DB5"/>
    <w:rsid w:val="00B92628"/>
    <w:rsid w:val="00B9280F"/>
    <w:rsid w:val="00B9365F"/>
    <w:rsid w:val="00B93B33"/>
    <w:rsid w:val="00B94046"/>
    <w:rsid w:val="00B940D2"/>
    <w:rsid w:val="00B940D6"/>
    <w:rsid w:val="00B94353"/>
    <w:rsid w:val="00B9450A"/>
    <w:rsid w:val="00B946A0"/>
    <w:rsid w:val="00B94905"/>
    <w:rsid w:val="00B95BF0"/>
    <w:rsid w:val="00B97F2B"/>
    <w:rsid w:val="00B97FCA"/>
    <w:rsid w:val="00BA0475"/>
    <w:rsid w:val="00BA09EB"/>
    <w:rsid w:val="00BA1496"/>
    <w:rsid w:val="00BA14D3"/>
    <w:rsid w:val="00BA1E86"/>
    <w:rsid w:val="00BA402B"/>
    <w:rsid w:val="00BA51C7"/>
    <w:rsid w:val="00BA543E"/>
    <w:rsid w:val="00BA6DC2"/>
    <w:rsid w:val="00BB003C"/>
    <w:rsid w:val="00BB01E1"/>
    <w:rsid w:val="00BB0402"/>
    <w:rsid w:val="00BB0463"/>
    <w:rsid w:val="00BB1FC4"/>
    <w:rsid w:val="00BB23A7"/>
    <w:rsid w:val="00BB2D82"/>
    <w:rsid w:val="00BB3D50"/>
    <w:rsid w:val="00BB4205"/>
    <w:rsid w:val="00BB4F83"/>
    <w:rsid w:val="00BB5086"/>
    <w:rsid w:val="00BB6B01"/>
    <w:rsid w:val="00BB6EBA"/>
    <w:rsid w:val="00BC0A94"/>
    <w:rsid w:val="00BC0EDB"/>
    <w:rsid w:val="00BC0F82"/>
    <w:rsid w:val="00BC1A5E"/>
    <w:rsid w:val="00BC1ABD"/>
    <w:rsid w:val="00BC2C30"/>
    <w:rsid w:val="00BC2FB1"/>
    <w:rsid w:val="00BC4024"/>
    <w:rsid w:val="00BC4356"/>
    <w:rsid w:val="00BC5F69"/>
    <w:rsid w:val="00BC6A0F"/>
    <w:rsid w:val="00BC6C7A"/>
    <w:rsid w:val="00BC6CC2"/>
    <w:rsid w:val="00BC72C1"/>
    <w:rsid w:val="00BD2A59"/>
    <w:rsid w:val="00BD2D61"/>
    <w:rsid w:val="00BD2F7E"/>
    <w:rsid w:val="00BD3C07"/>
    <w:rsid w:val="00BD3E2F"/>
    <w:rsid w:val="00BD4018"/>
    <w:rsid w:val="00BD4328"/>
    <w:rsid w:val="00BD48E4"/>
    <w:rsid w:val="00BD4B05"/>
    <w:rsid w:val="00BD5003"/>
    <w:rsid w:val="00BD66EB"/>
    <w:rsid w:val="00BD6ADD"/>
    <w:rsid w:val="00BD71D3"/>
    <w:rsid w:val="00BE0490"/>
    <w:rsid w:val="00BE0F2C"/>
    <w:rsid w:val="00BE1711"/>
    <w:rsid w:val="00BE1FDB"/>
    <w:rsid w:val="00BE2859"/>
    <w:rsid w:val="00BE30B4"/>
    <w:rsid w:val="00BE3163"/>
    <w:rsid w:val="00BE3A70"/>
    <w:rsid w:val="00BE4051"/>
    <w:rsid w:val="00BE5473"/>
    <w:rsid w:val="00BE6386"/>
    <w:rsid w:val="00BE6431"/>
    <w:rsid w:val="00BE7BFA"/>
    <w:rsid w:val="00BF0A59"/>
    <w:rsid w:val="00BF0DE5"/>
    <w:rsid w:val="00BF1226"/>
    <w:rsid w:val="00BF137C"/>
    <w:rsid w:val="00BF13AE"/>
    <w:rsid w:val="00BF22F1"/>
    <w:rsid w:val="00BF30FC"/>
    <w:rsid w:val="00BF4158"/>
    <w:rsid w:val="00BF48CF"/>
    <w:rsid w:val="00BF48D7"/>
    <w:rsid w:val="00BF52F4"/>
    <w:rsid w:val="00BF5809"/>
    <w:rsid w:val="00BF5843"/>
    <w:rsid w:val="00BF6A63"/>
    <w:rsid w:val="00BF770A"/>
    <w:rsid w:val="00BF7C30"/>
    <w:rsid w:val="00C0074A"/>
    <w:rsid w:val="00C0188B"/>
    <w:rsid w:val="00C01B37"/>
    <w:rsid w:val="00C01D48"/>
    <w:rsid w:val="00C021D6"/>
    <w:rsid w:val="00C02653"/>
    <w:rsid w:val="00C03009"/>
    <w:rsid w:val="00C0340F"/>
    <w:rsid w:val="00C03718"/>
    <w:rsid w:val="00C039EA"/>
    <w:rsid w:val="00C0415F"/>
    <w:rsid w:val="00C05CFE"/>
    <w:rsid w:val="00C06804"/>
    <w:rsid w:val="00C07168"/>
    <w:rsid w:val="00C073B8"/>
    <w:rsid w:val="00C07E97"/>
    <w:rsid w:val="00C07ECF"/>
    <w:rsid w:val="00C10760"/>
    <w:rsid w:val="00C12340"/>
    <w:rsid w:val="00C12760"/>
    <w:rsid w:val="00C12C56"/>
    <w:rsid w:val="00C144D6"/>
    <w:rsid w:val="00C14B80"/>
    <w:rsid w:val="00C15011"/>
    <w:rsid w:val="00C15347"/>
    <w:rsid w:val="00C15748"/>
    <w:rsid w:val="00C15BAE"/>
    <w:rsid w:val="00C15DD7"/>
    <w:rsid w:val="00C167D3"/>
    <w:rsid w:val="00C16A9F"/>
    <w:rsid w:val="00C205AC"/>
    <w:rsid w:val="00C20F33"/>
    <w:rsid w:val="00C221A6"/>
    <w:rsid w:val="00C224CB"/>
    <w:rsid w:val="00C2270D"/>
    <w:rsid w:val="00C23261"/>
    <w:rsid w:val="00C234C0"/>
    <w:rsid w:val="00C23DB6"/>
    <w:rsid w:val="00C248E8"/>
    <w:rsid w:val="00C25416"/>
    <w:rsid w:val="00C257C9"/>
    <w:rsid w:val="00C263BC"/>
    <w:rsid w:val="00C27225"/>
    <w:rsid w:val="00C276A1"/>
    <w:rsid w:val="00C302E5"/>
    <w:rsid w:val="00C31A47"/>
    <w:rsid w:val="00C3201B"/>
    <w:rsid w:val="00C321FC"/>
    <w:rsid w:val="00C32EAC"/>
    <w:rsid w:val="00C3395D"/>
    <w:rsid w:val="00C34CF0"/>
    <w:rsid w:val="00C36EA6"/>
    <w:rsid w:val="00C40126"/>
    <w:rsid w:val="00C41867"/>
    <w:rsid w:val="00C42B2C"/>
    <w:rsid w:val="00C43097"/>
    <w:rsid w:val="00C445AB"/>
    <w:rsid w:val="00C46C7A"/>
    <w:rsid w:val="00C46D7A"/>
    <w:rsid w:val="00C47832"/>
    <w:rsid w:val="00C47BAF"/>
    <w:rsid w:val="00C508EA"/>
    <w:rsid w:val="00C509F3"/>
    <w:rsid w:val="00C50A93"/>
    <w:rsid w:val="00C50CBC"/>
    <w:rsid w:val="00C5198D"/>
    <w:rsid w:val="00C519C8"/>
    <w:rsid w:val="00C5228D"/>
    <w:rsid w:val="00C52547"/>
    <w:rsid w:val="00C52987"/>
    <w:rsid w:val="00C529F9"/>
    <w:rsid w:val="00C53112"/>
    <w:rsid w:val="00C5312E"/>
    <w:rsid w:val="00C542C8"/>
    <w:rsid w:val="00C54998"/>
    <w:rsid w:val="00C55C70"/>
    <w:rsid w:val="00C57160"/>
    <w:rsid w:val="00C571D5"/>
    <w:rsid w:val="00C57CED"/>
    <w:rsid w:val="00C57EB5"/>
    <w:rsid w:val="00C605EA"/>
    <w:rsid w:val="00C60ED8"/>
    <w:rsid w:val="00C60F48"/>
    <w:rsid w:val="00C61322"/>
    <w:rsid w:val="00C61AA8"/>
    <w:rsid w:val="00C61E68"/>
    <w:rsid w:val="00C622AC"/>
    <w:rsid w:val="00C631AA"/>
    <w:rsid w:val="00C632AA"/>
    <w:rsid w:val="00C63948"/>
    <w:rsid w:val="00C63A8C"/>
    <w:rsid w:val="00C63C21"/>
    <w:rsid w:val="00C63C89"/>
    <w:rsid w:val="00C64AA7"/>
    <w:rsid w:val="00C64BA8"/>
    <w:rsid w:val="00C64D82"/>
    <w:rsid w:val="00C651F1"/>
    <w:rsid w:val="00C66212"/>
    <w:rsid w:val="00C7147D"/>
    <w:rsid w:val="00C71730"/>
    <w:rsid w:val="00C71C0A"/>
    <w:rsid w:val="00C73698"/>
    <w:rsid w:val="00C73A29"/>
    <w:rsid w:val="00C75126"/>
    <w:rsid w:val="00C75832"/>
    <w:rsid w:val="00C758FF"/>
    <w:rsid w:val="00C76BFD"/>
    <w:rsid w:val="00C76E0E"/>
    <w:rsid w:val="00C77724"/>
    <w:rsid w:val="00C8051A"/>
    <w:rsid w:val="00C80A1D"/>
    <w:rsid w:val="00C80D34"/>
    <w:rsid w:val="00C80EFE"/>
    <w:rsid w:val="00C81D1C"/>
    <w:rsid w:val="00C81EAB"/>
    <w:rsid w:val="00C83413"/>
    <w:rsid w:val="00C834D4"/>
    <w:rsid w:val="00C84512"/>
    <w:rsid w:val="00C85E37"/>
    <w:rsid w:val="00C861CB"/>
    <w:rsid w:val="00C864DB"/>
    <w:rsid w:val="00C868B9"/>
    <w:rsid w:val="00C86CC1"/>
    <w:rsid w:val="00C91920"/>
    <w:rsid w:val="00C91C45"/>
    <w:rsid w:val="00C91EFE"/>
    <w:rsid w:val="00C92560"/>
    <w:rsid w:val="00C92849"/>
    <w:rsid w:val="00C936D2"/>
    <w:rsid w:val="00C9389E"/>
    <w:rsid w:val="00C93A77"/>
    <w:rsid w:val="00C95DD4"/>
    <w:rsid w:val="00C979E1"/>
    <w:rsid w:val="00C97B8C"/>
    <w:rsid w:val="00CA0C41"/>
    <w:rsid w:val="00CA12A1"/>
    <w:rsid w:val="00CA1358"/>
    <w:rsid w:val="00CA26C6"/>
    <w:rsid w:val="00CA3413"/>
    <w:rsid w:val="00CA4E49"/>
    <w:rsid w:val="00CA4EF2"/>
    <w:rsid w:val="00CA6460"/>
    <w:rsid w:val="00CA7CED"/>
    <w:rsid w:val="00CA7E33"/>
    <w:rsid w:val="00CA7FFB"/>
    <w:rsid w:val="00CB183C"/>
    <w:rsid w:val="00CB2828"/>
    <w:rsid w:val="00CB2ACD"/>
    <w:rsid w:val="00CB4C66"/>
    <w:rsid w:val="00CB5257"/>
    <w:rsid w:val="00CB5260"/>
    <w:rsid w:val="00CB5922"/>
    <w:rsid w:val="00CB5A68"/>
    <w:rsid w:val="00CB658B"/>
    <w:rsid w:val="00CC0339"/>
    <w:rsid w:val="00CC040F"/>
    <w:rsid w:val="00CC0802"/>
    <w:rsid w:val="00CC0B8F"/>
    <w:rsid w:val="00CC1AD7"/>
    <w:rsid w:val="00CC2523"/>
    <w:rsid w:val="00CC288C"/>
    <w:rsid w:val="00CC2A20"/>
    <w:rsid w:val="00CC2FFF"/>
    <w:rsid w:val="00CC32B9"/>
    <w:rsid w:val="00CC3985"/>
    <w:rsid w:val="00CC3BAB"/>
    <w:rsid w:val="00CC4A09"/>
    <w:rsid w:val="00CC4ED4"/>
    <w:rsid w:val="00CC52D3"/>
    <w:rsid w:val="00CC55E3"/>
    <w:rsid w:val="00CC5D67"/>
    <w:rsid w:val="00CC68BC"/>
    <w:rsid w:val="00CC7434"/>
    <w:rsid w:val="00CC773C"/>
    <w:rsid w:val="00CC7F75"/>
    <w:rsid w:val="00CD0DC4"/>
    <w:rsid w:val="00CD1485"/>
    <w:rsid w:val="00CD1BEC"/>
    <w:rsid w:val="00CD209E"/>
    <w:rsid w:val="00CD2B05"/>
    <w:rsid w:val="00CD2F70"/>
    <w:rsid w:val="00CD3A37"/>
    <w:rsid w:val="00CD3BA2"/>
    <w:rsid w:val="00CD47C0"/>
    <w:rsid w:val="00CD4ED5"/>
    <w:rsid w:val="00CD5134"/>
    <w:rsid w:val="00CD5303"/>
    <w:rsid w:val="00CD5FDB"/>
    <w:rsid w:val="00CD600E"/>
    <w:rsid w:val="00CD6C00"/>
    <w:rsid w:val="00CD7B20"/>
    <w:rsid w:val="00CE0D36"/>
    <w:rsid w:val="00CE10A9"/>
    <w:rsid w:val="00CE1251"/>
    <w:rsid w:val="00CE2471"/>
    <w:rsid w:val="00CE2521"/>
    <w:rsid w:val="00CE2A38"/>
    <w:rsid w:val="00CE2DD7"/>
    <w:rsid w:val="00CE3348"/>
    <w:rsid w:val="00CE3BD9"/>
    <w:rsid w:val="00CE5958"/>
    <w:rsid w:val="00CE6706"/>
    <w:rsid w:val="00CE690B"/>
    <w:rsid w:val="00CE72C7"/>
    <w:rsid w:val="00CE7A33"/>
    <w:rsid w:val="00CF0A9B"/>
    <w:rsid w:val="00CF10DB"/>
    <w:rsid w:val="00CF15CE"/>
    <w:rsid w:val="00CF1B12"/>
    <w:rsid w:val="00CF1B34"/>
    <w:rsid w:val="00CF1EB5"/>
    <w:rsid w:val="00CF2112"/>
    <w:rsid w:val="00CF25C9"/>
    <w:rsid w:val="00CF2719"/>
    <w:rsid w:val="00CF37F2"/>
    <w:rsid w:val="00CF45E1"/>
    <w:rsid w:val="00CF4BA7"/>
    <w:rsid w:val="00CF4C22"/>
    <w:rsid w:val="00CF5D08"/>
    <w:rsid w:val="00CF5D65"/>
    <w:rsid w:val="00CF71F9"/>
    <w:rsid w:val="00CF75E5"/>
    <w:rsid w:val="00CF7F1D"/>
    <w:rsid w:val="00D01792"/>
    <w:rsid w:val="00D017D8"/>
    <w:rsid w:val="00D01913"/>
    <w:rsid w:val="00D0194C"/>
    <w:rsid w:val="00D023C3"/>
    <w:rsid w:val="00D024BC"/>
    <w:rsid w:val="00D0288D"/>
    <w:rsid w:val="00D02C77"/>
    <w:rsid w:val="00D039AF"/>
    <w:rsid w:val="00D039F2"/>
    <w:rsid w:val="00D0421E"/>
    <w:rsid w:val="00D04387"/>
    <w:rsid w:val="00D04A94"/>
    <w:rsid w:val="00D05086"/>
    <w:rsid w:val="00D0511C"/>
    <w:rsid w:val="00D0558E"/>
    <w:rsid w:val="00D062F8"/>
    <w:rsid w:val="00D064E8"/>
    <w:rsid w:val="00D06ABC"/>
    <w:rsid w:val="00D06F1D"/>
    <w:rsid w:val="00D07581"/>
    <w:rsid w:val="00D10011"/>
    <w:rsid w:val="00D10DE1"/>
    <w:rsid w:val="00D118CE"/>
    <w:rsid w:val="00D13258"/>
    <w:rsid w:val="00D14343"/>
    <w:rsid w:val="00D14E76"/>
    <w:rsid w:val="00D14EE1"/>
    <w:rsid w:val="00D15712"/>
    <w:rsid w:val="00D165AD"/>
    <w:rsid w:val="00D16E2B"/>
    <w:rsid w:val="00D172A5"/>
    <w:rsid w:val="00D17417"/>
    <w:rsid w:val="00D17630"/>
    <w:rsid w:val="00D17FA9"/>
    <w:rsid w:val="00D20292"/>
    <w:rsid w:val="00D20B62"/>
    <w:rsid w:val="00D20CA9"/>
    <w:rsid w:val="00D20DD0"/>
    <w:rsid w:val="00D221E2"/>
    <w:rsid w:val="00D22CD1"/>
    <w:rsid w:val="00D2452A"/>
    <w:rsid w:val="00D24591"/>
    <w:rsid w:val="00D256DF"/>
    <w:rsid w:val="00D26332"/>
    <w:rsid w:val="00D2702B"/>
    <w:rsid w:val="00D27549"/>
    <w:rsid w:val="00D27B97"/>
    <w:rsid w:val="00D309FD"/>
    <w:rsid w:val="00D3136E"/>
    <w:rsid w:val="00D3217F"/>
    <w:rsid w:val="00D32611"/>
    <w:rsid w:val="00D32F73"/>
    <w:rsid w:val="00D3353F"/>
    <w:rsid w:val="00D33608"/>
    <w:rsid w:val="00D339C5"/>
    <w:rsid w:val="00D33B93"/>
    <w:rsid w:val="00D33DEF"/>
    <w:rsid w:val="00D352A9"/>
    <w:rsid w:val="00D358AD"/>
    <w:rsid w:val="00D362E3"/>
    <w:rsid w:val="00D36A2C"/>
    <w:rsid w:val="00D36AC2"/>
    <w:rsid w:val="00D37D00"/>
    <w:rsid w:val="00D40241"/>
    <w:rsid w:val="00D40947"/>
    <w:rsid w:val="00D41524"/>
    <w:rsid w:val="00D4154E"/>
    <w:rsid w:val="00D4163D"/>
    <w:rsid w:val="00D42153"/>
    <w:rsid w:val="00D42C1C"/>
    <w:rsid w:val="00D42F0E"/>
    <w:rsid w:val="00D43944"/>
    <w:rsid w:val="00D44225"/>
    <w:rsid w:val="00D4489A"/>
    <w:rsid w:val="00D44C3E"/>
    <w:rsid w:val="00D46386"/>
    <w:rsid w:val="00D46F9C"/>
    <w:rsid w:val="00D47F5B"/>
    <w:rsid w:val="00D500D4"/>
    <w:rsid w:val="00D50ABB"/>
    <w:rsid w:val="00D52AA1"/>
    <w:rsid w:val="00D548AF"/>
    <w:rsid w:val="00D54ABC"/>
    <w:rsid w:val="00D55075"/>
    <w:rsid w:val="00D551E4"/>
    <w:rsid w:val="00D551F0"/>
    <w:rsid w:val="00D55360"/>
    <w:rsid w:val="00D56D45"/>
    <w:rsid w:val="00D5740B"/>
    <w:rsid w:val="00D5767C"/>
    <w:rsid w:val="00D605A1"/>
    <w:rsid w:val="00D60A49"/>
    <w:rsid w:val="00D60D5F"/>
    <w:rsid w:val="00D62366"/>
    <w:rsid w:val="00D625FE"/>
    <w:rsid w:val="00D62854"/>
    <w:rsid w:val="00D63BD5"/>
    <w:rsid w:val="00D63C8A"/>
    <w:rsid w:val="00D63FF2"/>
    <w:rsid w:val="00D64B41"/>
    <w:rsid w:val="00D6542E"/>
    <w:rsid w:val="00D6675A"/>
    <w:rsid w:val="00D6675F"/>
    <w:rsid w:val="00D66F90"/>
    <w:rsid w:val="00D6703C"/>
    <w:rsid w:val="00D6709F"/>
    <w:rsid w:val="00D67318"/>
    <w:rsid w:val="00D71315"/>
    <w:rsid w:val="00D713A1"/>
    <w:rsid w:val="00D71B44"/>
    <w:rsid w:val="00D71ED4"/>
    <w:rsid w:val="00D722EA"/>
    <w:rsid w:val="00D72B85"/>
    <w:rsid w:val="00D734BF"/>
    <w:rsid w:val="00D749E1"/>
    <w:rsid w:val="00D751CA"/>
    <w:rsid w:val="00D76461"/>
    <w:rsid w:val="00D76F26"/>
    <w:rsid w:val="00D772EC"/>
    <w:rsid w:val="00D7771B"/>
    <w:rsid w:val="00D812A5"/>
    <w:rsid w:val="00D8163D"/>
    <w:rsid w:val="00D82BC2"/>
    <w:rsid w:val="00D83602"/>
    <w:rsid w:val="00D84076"/>
    <w:rsid w:val="00D84BB8"/>
    <w:rsid w:val="00D86167"/>
    <w:rsid w:val="00D86414"/>
    <w:rsid w:val="00D86C63"/>
    <w:rsid w:val="00D917F9"/>
    <w:rsid w:val="00D91B89"/>
    <w:rsid w:val="00D9204F"/>
    <w:rsid w:val="00D926AE"/>
    <w:rsid w:val="00D93294"/>
    <w:rsid w:val="00D93E03"/>
    <w:rsid w:val="00D9491A"/>
    <w:rsid w:val="00D94D64"/>
    <w:rsid w:val="00D953BC"/>
    <w:rsid w:val="00D955A4"/>
    <w:rsid w:val="00D96F30"/>
    <w:rsid w:val="00D97BB7"/>
    <w:rsid w:val="00DA0851"/>
    <w:rsid w:val="00DA0D09"/>
    <w:rsid w:val="00DA1283"/>
    <w:rsid w:val="00DA26A5"/>
    <w:rsid w:val="00DA356D"/>
    <w:rsid w:val="00DA5D15"/>
    <w:rsid w:val="00DA616C"/>
    <w:rsid w:val="00DA616D"/>
    <w:rsid w:val="00DA793D"/>
    <w:rsid w:val="00DB1D66"/>
    <w:rsid w:val="00DB296E"/>
    <w:rsid w:val="00DB2A96"/>
    <w:rsid w:val="00DB2D95"/>
    <w:rsid w:val="00DB3055"/>
    <w:rsid w:val="00DB3AA0"/>
    <w:rsid w:val="00DB4856"/>
    <w:rsid w:val="00DB564C"/>
    <w:rsid w:val="00DB59AF"/>
    <w:rsid w:val="00DB6465"/>
    <w:rsid w:val="00DB6BC3"/>
    <w:rsid w:val="00DB7267"/>
    <w:rsid w:val="00DB75B6"/>
    <w:rsid w:val="00DB78A4"/>
    <w:rsid w:val="00DB7E9F"/>
    <w:rsid w:val="00DC0101"/>
    <w:rsid w:val="00DC06FE"/>
    <w:rsid w:val="00DC1D49"/>
    <w:rsid w:val="00DC2C10"/>
    <w:rsid w:val="00DC3665"/>
    <w:rsid w:val="00DC3EAC"/>
    <w:rsid w:val="00DC4AA7"/>
    <w:rsid w:val="00DC4DE8"/>
    <w:rsid w:val="00DC523B"/>
    <w:rsid w:val="00DC5637"/>
    <w:rsid w:val="00DC5667"/>
    <w:rsid w:val="00DC5A3A"/>
    <w:rsid w:val="00DC5DD1"/>
    <w:rsid w:val="00DC68FD"/>
    <w:rsid w:val="00DC6D49"/>
    <w:rsid w:val="00DC753D"/>
    <w:rsid w:val="00DD0586"/>
    <w:rsid w:val="00DD1DAE"/>
    <w:rsid w:val="00DD251D"/>
    <w:rsid w:val="00DD27BF"/>
    <w:rsid w:val="00DD293D"/>
    <w:rsid w:val="00DD3A8C"/>
    <w:rsid w:val="00DD3F52"/>
    <w:rsid w:val="00DD4318"/>
    <w:rsid w:val="00DD4858"/>
    <w:rsid w:val="00DD540C"/>
    <w:rsid w:val="00DD628D"/>
    <w:rsid w:val="00DD6699"/>
    <w:rsid w:val="00DD6A1B"/>
    <w:rsid w:val="00DE06E8"/>
    <w:rsid w:val="00DE0B2B"/>
    <w:rsid w:val="00DE0B6E"/>
    <w:rsid w:val="00DE0D13"/>
    <w:rsid w:val="00DE1853"/>
    <w:rsid w:val="00DE1EB1"/>
    <w:rsid w:val="00DE285A"/>
    <w:rsid w:val="00DE294E"/>
    <w:rsid w:val="00DE5502"/>
    <w:rsid w:val="00DE66BE"/>
    <w:rsid w:val="00DE6753"/>
    <w:rsid w:val="00DE6D5F"/>
    <w:rsid w:val="00DE7A16"/>
    <w:rsid w:val="00DF0F94"/>
    <w:rsid w:val="00DF1639"/>
    <w:rsid w:val="00DF1B6E"/>
    <w:rsid w:val="00DF21F6"/>
    <w:rsid w:val="00DF2CC7"/>
    <w:rsid w:val="00DF3262"/>
    <w:rsid w:val="00DF3570"/>
    <w:rsid w:val="00DF43FC"/>
    <w:rsid w:val="00DF4806"/>
    <w:rsid w:val="00DF52F5"/>
    <w:rsid w:val="00DF5D06"/>
    <w:rsid w:val="00DF63B7"/>
    <w:rsid w:val="00DF65B8"/>
    <w:rsid w:val="00DF6F9A"/>
    <w:rsid w:val="00DF70E0"/>
    <w:rsid w:val="00DF7901"/>
    <w:rsid w:val="00DF7EB0"/>
    <w:rsid w:val="00E013C9"/>
    <w:rsid w:val="00E01411"/>
    <w:rsid w:val="00E01473"/>
    <w:rsid w:val="00E0195B"/>
    <w:rsid w:val="00E01C45"/>
    <w:rsid w:val="00E01D3A"/>
    <w:rsid w:val="00E02027"/>
    <w:rsid w:val="00E02B67"/>
    <w:rsid w:val="00E02C50"/>
    <w:rsid w:val="00E02F31"/>
    <w:rsid w:val="00E03D12"/>
    <w:rsid w:val="00E04218"/>
    <w:rsid w:val="00E05DB2"/>
    <w:rsid w:val="00E05FCF"/>
    <w:rsid w:val="00E06653"/>
    <w:rsid w:val="00E06AA2"/>
    <w:rsid w:val="00E06C3D"/>
    <w:rsid w:val="00E07C6A"/>
    <w:rsid w:val="00E07D24"/>
    <w:rsid w:val="00E1037D"/>
    <w:rsid w:val="00E10728"/>
    <w:rsid w:val="00E10996"/>
    <w:rsid w:val="00E11708"/>
    <w:rsid w:val="00E11C19"/>
    <w:rsid w:val="00E128C7"/>
    <w:rsid w:val="00E13BD2"/>
    <w:rsid w:val="00E13D74"/>
    <w:rsid w:val="00E13ED3"/>
    <w:rsid w:val="00E1480F"/>
    <w:rsid w:val="00E14D4C"/>
    <w:rsid w:val="00E14D8C"/>
    <w:rsid w:val="00E14F48"/>
    <w:rsid w:val="00E15198"/>
    <w:rsid w:val="00E16ADE"/>
    <w:rsid w:val="00E177D5"/>
    <w:rsid w:val="00E20117"/>
    <w:rsid w:val="00E20316"/>
    <w:rsid w:val="00E2118B"/>
    <w:rsid w:val="00E21BBE"/>
    <w:rsid w:val="00E21D91"/>
    <w:rsid w:val="00E22A92"/>
    <w:rsid w:val="00E2377E"/>
    <w:rsid w:val="00E248F1"/>
    <w:rsid w:val="00E25287"/>
    <w:rsid w:val="00E253D2"/>
    <w:rsid w:val="00E27294"/>
    <w:rsid w:val="00E300EB"/>
    <w:rsid w:val="00E308D4"/>
    <w:rsid w:val="00E30955"/>
    <w:rsid w:val="00E31641"/>
    <w:rsid w:val="00E31931"/>
    <w:rsid w:val="00E31A4E"/>
    <w:rsid w:val="00E32B8E"/>
    <w:rsid w:val="00E35AC8"/>
    <w:rsid w:val="00E363FE"/>
    <w:rsid w:val="00E3674A"/>
    <w:rsid w:val="00E37375"/>
    <w:rsid w:val="00E373A3"/>
    <w:rsid w:val="00E37742"/>
    <w:rsid w:val="00E40DB7"/>
    <w:rsid w:val="00E418D1"/>
    <w:rsid w:val="00E41BA6"/>
    <w:rsid w:val="00E42390"/>
    <w:rsid w:val="00E4266D"/>
    <w:rsid w:val="00E43305"/>
    <w:rsid w:val="00E44794"/>
    <w:rsid w:val="00E44A35"/>
    <w:rsid w:val="00E453E7"/>
    <w:rsid w:val="00E454D8"/>
    <w:rsid w:val="00E456A1"/>
    <w:rsid w:val="00E458F0"/>
    <w:rsid w:val="00E46B88"/>
    <w:rsid w:val="00E46E34"/>
    <w:rsid w:val="00E4710F"/>
    <w:rsid w:val="00E47780"/>
    <w:rsid w:val="00E5085A"/>
    <w:rsid w:val="00E509CF"/>
    <w:rsid w:val="00E50B64"/>
    <w:rsid w:val="00E50BBE"/>
    <w:rsid w:val="00E5178F"/>
    <w:rsid w:val="00E5188F"/>
    <w:rsid w:val="00E519D2"/>
    <w:rsid w:val="00E51C4F"/>
    <w:rsid w:val="00E51F39"/>
    <w:rsid w:val="00E52298"/>
    <w:rsid w:val="00E52FE7"/>
    <w:rsid w:val="00E530DE"/>
    <w:rsid w:val="00E53570"/>
    <w:rsid w:val="00E53619"/>
    <w:rsid w:val="00E54450"/>
    <w:rsid w:val="00E54A7B"/>
    <w:rsid w:val="00E55191"/>
    <w:rsid w:val="00E553E0"/>
    <w:rsid w:val="00E55736"/>
    <w:rsid w:val="00E55C85"/>
    <w:rsid w:val="00E55DC3"/>
    <w:rsid w:val="00E56090"/>
    <w:rsid w:val="00E56923"/>
    <w:rsid w:val="00E56EFD"/>
    <w:rsid w:val="00E60874"/>
    <w:rsid w:val="00E609CA"/>
    <w:rsid w:val="00E61E65"/>
    <w:rsid w:val="00E62F73"/>
    <w:rsid w:val="00E63595"/>
    <w:rsid w:val="00E63C0E"/>
    <w:rsid w:val="00E63F07"/>
    <w:rsid w:val="00E672BD"/>
    <w:rsid w:val="00E674B8"/>
    <w:rsid w:val="00E676A4"/>
    <w:rsid w:val="00E676FE"/>
    <w:rsid w:val="00E67C60"/>
    <w:rsid w:val="00E70BDE"/>
    <w:rsid w:val="00E70CAF"/>
    <w:rsid w:val="00E70D2B"/>
    <w:rsid w:val="00E7134C"/>
    <w:rsid w:val="00E71E99"/>
    <w:rsid w:val="00E724A6"/>
    <w:rsid w:val="00E72E83"/>
    <w:rsid w:val="00E74AA8"/>
    <w:rsid w:val="00E74B1A"/>
    <w:rsid w:val="00E75523"/>
    <w:rsid w:val="00E75915"/>
    <w:rsid w:val="00E75B0F"/>
    <w:rsid w:val="00E75DD8"/>
    <w:rsid w:val="00E76322"/>
    <w:rsid w:val="00E764AE"/>
    <w:rsid w:val="00E77339"/>
    <w:rsid w:val="00E77838"/>
    <w:rsid w:val="00E77A26"/>
    <w:rsid w:val="00E77EEF"/>
    <w:rsid w:val="00E80C06"/>
    <w:rsid w:val="00E80C7B"/>
    <w:rsid w:val="00E81C2E"/>
    <w:rsid w:val="00E81E53"/>
    <w:rsid w:val="00E82FBE"/>
    <w:rsid w:val="00E8307D"/>
    <w:rsid w:val="00E85C85"/>
    <w:rsid w:val="00E864F0"/>
    <w:rsid w:val="00E86973"/>
    <w:rsid w:val="00E90258"/>
    <w:rsid w:val="00E90B91"/>
    <w:rsid w:val="00E90D81"/>
    <w:rsid w:val="00E9227B"/>
    <w:rsid w:val="00E92486"/>
    <w:rsid w:val="00E92ABE"/>
    <w:rsid w:val="00E92DBB"/>
    <w:rsid w:val="00E93931"/>
    <w:rsid w:val="00E93F70"/>
    <w:rsid w:val="00E9478A"/>
    <w:rsid w:val="00E94923"/>
    <w:rsid w:val="00E95349"/>
    <w:rsid w:val="00E956CB"/>
    <w:rsid w:val="00E958AF"/>
    <w:rsid w:val="00E95981"/>
    <w:rsid w:val="00E9603B"/>
    <w:rsid w:val="00E96E7C"/>
    <w:rsid w:val="00EA0110"/>
    <w:rsid w:val="00EA2726"/>
    <w:rsid w:val="00EA3046"/>
    <w:rsid w:val="00EA3BAD"/>
    <w:rsid w:val="00EA55ED"/>
    <w:rsid w:val="00EA78EB"/>
    <w:rsid w:val="00EB04C4"/>
    <w:rsid w:val="00EB066A"/>
    <w:rsid w:val="00EB1369"/>
    <w:rsid w:val="00EB13D2"/>
    <w:rsid w:val="00EB2603"/>
    <w:rsid w:val="00EB4840"/>
    <w:rsid w:val="00EB50F4"/>
    <w:rsid w:val="00EB59E4"/>
    <w:rsid w:val="00EB5BB8"/>
    <w:rsid w:val="00EB61FF"/>
    <w:rsid w:val="00EB68B9"/>
    <w:rsid w:val="00EB6B68"/>
    <w:rsid w:val="00EC0008"/>
    <w:rsid w:val="00EC0925"/>
    <w:rsid w:val="00EC1045"/>
    <w:rsid w:val="00EC2008"/>
    <w:rsid w:val="00EC304C"/>
    <w:rsid w:val="00EC3BAF"/>
    <w:rsid w:val="00EC3E34"/>
    <w:rsid w:val="00EC413D"/>
    <w:rsid w:val="00EC4509"/>
    <w:rsid w:val="00EC7410"/>
    <w:rsid w:val="00EC7604"/>
    <w:rsid w:val="00EC7B08"/>
    <w:rsid w:val="00ED0E21"/>
    <w:rsid w:val="00ED1CAA"/>
    <w:rsid w:val="00ED212D"/>
    <w:rsid w:val="00ED28D6"/>
    <w:rsid w:val="00ED2F7B"/>
    <w:rsid w:val="00ED3105"/>
    <w:rsid w:val="00ED329E"/>
    <w:rsid w:val="00ED3960"/>
    <w:rsid w:val="00ED3C79"/>
    <w:rsid w:val="00ED4A80"/>
    <w:rsid w:val="00ED4C3F"/>
    <w:rsid w:val="00ED5543"/>
    <w:rsid w:val="00ED56E5"/>
    <w:rsid w:val="00ED5920"/>
    <w:rsid w:val="00ED6036"/>
    <w:rsid w:val="00ED6572"/>
    <w:rsid w:val="00ED721A"/>
    <w:rsid w:val="00ED7570"/>
    <w:rsid w:val="00ED7D08"/>
    <w:rsid w:val="00EE265F"/>
    <w:rsid w:val="00EE2ED7"/>
    <w:rsid w:val="00EE2F45"/>
    <w:rsid w:val="00EE3EB3"/>
    <w:rsid w:val="00EE4526"/>
    <w:rsid w:val="00EE6938"/>
    <w:rsid w:val="00EF04CE"/>
    <w:rsid w:val="00EF0DEC"/>
    <w:rsid w:val="00EF1F26"/>
    <w:rsid w:val="00EF22A7"/>
    <w:rsid w:val="00EF3AB9"/>
    <w:rsid w:val="00EF3CD1"/>
    <w:rsid w:val="00EF4296"/>
    <w:rsid w:val="00EF674E"/>
    <w:rsid w:val="00EF74D0"/>
    <w:rsid w:val="00EF782D"/>
    <w:rsid w:val="00F00EC8"/>
    <w:rsid w:val="00F021B2"/>
    <w:rsid w:val="00F02D90"/>
    <w:rsid w:val="00F03D08"/>
    <w:rsid w:val="00F04576"/>
    <w:rsid w:val="00F04992"/>
    <w:rsid w:val="00F04E9C"/>
    <w:rsid w:val="00F04F26"/>
    <w:rsid w:val="00F04FE4"/>
    <w:rsid w:val="00F0516B"/>
    <w:rsid w:val="00F05F04"/>
    <w:rsid w:val="00F06428"/>
    <w:rsid w:val="00F06B20"/>
    <w:rsid w:val="00F06B47"/>
    <w:rsid w:val="00F0719C"/>
    <w:rsid w:val="00F0752E"/>
    <w:rsid w:val="00F07847"/>
    <w:rsid w:val="00F07911"/>
    <w:rsid w:val="00F07F30"/>
    <w:rsid w:val="00F1007D"/>
    <w:rsid w:val="00F100BF"/>
    <w:rsid w:val="00F10244"/>
    <w:rsid w:val="00F108C6"/>
    <w:rsid w:val="00F117ED"/>
    <w:rsid w:val="00F11974"/>
    <w:rsid w:val="00F12082"/>
    <w:rsid w:val="00F14159"/>
    <w:rsid w:val="00F1580F"/>
    <w:rsid w:val="00F16494"/>
    <w:rsid w:val="00F2176E"/>
    <w:rsid w:val="00F219D7"/>
    <w:rsid w:val="00F21DFC"/>
    <w:rsid w:val="00F22622"/>
    <w:rsid w:val="00F23276"/>
    <w:rsid w:val="00F2344D"/>
    <w:rsid w:val="00F235CD"/>
    <w:rsid w:val="00F236E9"/>
    <w:rsid w:val="00F23C26"/>
    <w:rsid w:val="00F2405F"/>
    <w:rsid w:val="00F24191"/>
    <w:rsid w:val="00F241AD"/>
    <w:rsid w:val="00F244F3"/>
    <w:rsid w:val="00F24A87"/>
    <w:rsid w:val="00F250B1"/>
    <w:rsid w:val="00F25DE0"/>
    <w:rsid w:val="00F260CD"/>
    <w:rsid w:val="00F265C9"/>
    <w:rsid w:val="00F27AE8"/>
    <w:rsid w:val="00F30FE4"/>
    <w:rsid w:val="00F314E4"/>
    <w:rsid w:val="00F316AF"/>
    <w:rsid w:val="00F317E5"/>
    <w:rsid w:val="00F3183F"/>
    <w:rsid w:val="00F31861"/>
    <w:rsid w:val="00F31F9D"/>
    <w:rsid w:val="00F32392"/>
    <w:rsid w:val="00F328E1"/>
    <w:rsid w:val="00F32A40"/>
    <w:rsid w:val="00F333AC"/>
    <w:rsid w:val="00F33B58"/>
    <w:rsid w:val="00F33D50"/>
    <w:rsid w:val="00F34056"/>
    <w:rsid w:val="00F34D90"/>
    <w:rsid w:val="00F35BA4"/>
    <w:rsid w:val="00F35DB0"/>
    <w:rsid w:val="00F36545"/>
    <w:rsid w:val="00F401E3"/>
    <w:rsid w:val="00F401F7"/>
    <w:rsid w:val="00F40B13"/>
    <w:rsid w:val="00F41473"/>
    <w:rsid w:val="00F420C3"/>
    <w:rsid w:val="00F42D3F"/>
    <w:rsid w:val="00F437D9"/>
    <w:rsid w:val="00F44207"/>
    <w:rsid w:val="00F45061"/>
    <w:rsid w:val="00F4532E"/>
    <w:rsid w:val="00F470BF"/>
    <w:rsid w:val="00F47447"/>
    <w:rsid w:val="00F4781D"/>
    <w:rsid w:val="00F47C1E"/>
    <w:rsid w:val="00F516D6"/>
    <w:rsid w:val="00F51DA6"/>
    <w:rsid w:val="00F52429"/>
    <w:rsid w:val="00F525C1"/>
    <w:rsid w:val="00F532B6"/>
    <w:rsid w:val="00F54B7F"/>
    <w:rsid w:val="00F561AF"/>
    <w:rsid w:val="00F574AC"/>
    <w:rsid w:val="00F605AA"/>
    <w:rsid w:val="00F64421"/>
    <w:rsid w:val="00F66875"/>
    <w:rsid w:val="00F70FE1"/>
    <w:rsid w:val="00F712FA"/>
    <w:rsid w:val="00F7266C"/>
    <w:rsid w:val="00F72E83"/>
    <w:rsid w:val="00F7312A"/>
    <w:rsid w:val="00F73236"/>
    <w:rsid w:val="00F7354C"/>
    <w:rsid w:val="00F73C3D"/>
    <w:rsid w:val="00F744E4"/>
    <w:rsid w:val="00F746C0"/>
    <w:rsid w:val="00F74AD4"/>
    <w:rsid w:val="00F75019"/>
    <w:rsid w:val="00F750EF"/>
    <w:rsid w:val="00F75122"/>
    <w:rsid w:val="00F76720"/>
    <w:rsid w:val="00F77554"/>
    <w:rsid w:val="00F775EA"/>
    <w:rsid w:val="00F77AB7"/>
    <w:rsid w:val="00F80EC4"/>
    <w:rsid w:val="00F817CE"/>
    <w:rsid w:val="00F822BC"/>
    <w:rsid w:val="00F82B00"/>
    <w:rsid w:val="00F83D21"/>
    <w:rsid w:val="00F83FDD"/>
    <w:rsid w:val="00F8449D"/>
    <w:rsid w:val="00F85B77"/>
    <w:rsid w:val="00F85EC1"/>
    <w:rsid w:val="00F860AB"/>
    <w:rsid w:val="00F8641D"/>
    <w:rsid w:val="00F87622"/>
    <w:rsid w:val="00F87E04"/>
    <w:rsid w:val="00F9031C"/>
    <w:rsid w:val="00F906E5"/>
    <w:rsid w:val="00F90D07"/>
    <w:rsid w:val="00F91699"/>
    <w:rsid w:val="00F921E2"/>
    <w:rsid w:val="00F92A6A"/>
    <w:rsid w:val="00F93B89"/>
    <w:rsid w:val="00F93C19"/>
    <w:rsid w:val="00F94BAA"/>
    <w:rsid w:val="00F951D9"/>
    <w:rsid w:val="00F971E5"/>
    <w:rsid w:val="00F979C1"/>
    <w:rsid w:val="00F97F0F"/>
    <w:rsid w:val="00FA095A"/>
    <w:rsid w:val="00FA2153"/>
    <w:rsid w:val="00FA2C31"/>
    <w:rsid w:val="00FA31EA"/>
    <w:rsid w:val="00FA322B"/>
    <w:rsid w:val="00FA3C2A"/>
    <w:rsid w:val="00FA539E"/>
    <w:rsid w:val="00FA5859"/>
    <w:rsid w:val="00FA6AFA"/>
    <w:rsid w:val="00FA7846"/>
    <w:rsid w:val="00FA7C9C"/>
    <w:rsid w:val="00FA7FFD"/>
    <w:rsid w:val="00FB0910"/>
    <w:rsid w:val="00FB29F6"/>
    <w:rsid w:val="00FB33CF"/>
    <w:rsid w:val="00FB4DB4"/>
    <w:rsid w:val="00FB6074"/>
    <w:rsid w:val="00FB65F7"/>
    <w:rsid w:val="00FB773A"/>
    <w:rsid w:val="00FB7A83"/>
    <w:rsid w:val="00FB7B6B"/>
    <w:rsid w:val="00FC0537"/>
    <w:rsid w:val="00FC099E"/>
    <w:rsid w:val="00FC0FA7"/>
    <w:rsid w:val="00FC3239"/>
    <w:rsid w:val="00FC3B89"/>
    <w:rsid w:val="00FC40A5"/>
    <w:rsid w:val="00FC4DFF"/>
    <w:rsid w:val="00FC5512"/>
    <w:rsid w:val="00FC5591"/>
    <w:rsid w:val="00FC560E"/>
    <w:rsid w:val="00FC57DB"/>
    <w:rsid w:val="00FC5DE2"/>
    <w:rsid w:val="00FC7503"/>
    <w:rsid w:val="00FD0594"/>
    <w:rsid w:val="00FD15EE"/>
    <w:rsid w:val="00FD1786"/>
    <w:rsid w:val="00FD4347"/>
    <w:rsid w:val="00FD5810"/>
    <w:rsid w:val="00FD681E"/>
    <w:rsid w:val="00FD6A33"/>
    <w:rsid w:val="00FD759E"/>
    <w:rsid w:val="00FD7957"/>
    <w:rsid w:val="00FD7AD5"/>
    <w:rsid w:val="00FD7FFE"/>
    <w:rsid w:val="00FE0886"/>
    <w:rsid w:val="00FE0B20"/>
    <w:rsid w:val="00FE0ED0"/>
    <w:rsid w:val="00FE170B"/>
    <w:rsid w:val="00FE214D"/>
    <w:rsid w:val="00FE2582"/>
    <w:rsid w:val="00FE25CC"/>
    <w:rsid w:val="00FE26FF"/>
    <w:rsid w:val="00FE38FE"/>
    <w:rsid w:val="00FE3F0D"/>
    <w:rsid w:val="00FE49A4"/>
    <w:rsid w:val="00FE55C6"/>
    <w:rsid w:val="00FE59BD"/>
    <w:rsid w:val="00FE69A4"/>
    <w:rsid w:val="00FE7063"/>
    <w:rsid w:val="00FF111D"/>
    <w:rsid w:val="00FF1391"/>
    <w:rsid w:val="00FF14ED"/>
    <w:rsid w:val="00FF166F"/>
    <w:rsid w:val="00FF252B"/>
    <w:rsid w:val="00FF3412"/>
    <w:rsid w:val="00FF34F3"/>
    <w:rsid w:val="00FF44B4"/>
    <w:rsid w:val="00FF4AFA"/>
    <w:rsid w:val="00FF51AC"/>
    <w:rsid w:val="00FF54F8"/>
    <w:rsid w:val="00FF5628"/>
    <w:rsid w:val="00FF56E3"/>
    <w:rsid w:val="00FF575A"/>
    <w:rsid w:val="00FF5AA0"/>
    <w:rsid w:val="00FF5FC3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5188F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C15DD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qFormat/>
    <w:rsid w:val="005C1C1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6872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5C1C12"/>
    <w:pPr>
      <w:keepNext/>
      <w:keepLines/>
      <w:spacing w:before="240" w:after="64" w:line="320" w:lineRule="auto"/>
      <w:outlineLvl w:val="5"/>
    </w:pPr>
    <w:rPr>
      <w:rFonts w:ascii="Arial" w:eastAsia="Verdana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5C1C12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0">
    <w:name w:val="标题5"/>
    <w:basedOn w:val="5"/>
    <w:rsid w:val="0068727D"/>
    <w:pPr>
      <w:keepLines w:val="0"/>
      <w:widowControl/>
      <w:spacing w:before="0" w:after="0" w:line="240" w:lineRule="auto"/>
      <w:ind w:firstLine="720"/>
      <w:jc w:val="left"/>
    </w:pPr>
    <w:rPr>
      <w:rFonts w:ascii="Verdana" w:hAnsi="Verdana" w:cs="宋体"/>
      <w:bCs w:val="0"/>
      <w:snapToGrid w:val="0"/>
      <w:szCs w:val="20"/>
      <w:lang w:eastAsia="en-US"/>
    </w:rPr>
  </w:style>
  <w:style w:type="table" w:styleId="a3">
    <w:name w:val="Table Grid"/>
    <w:basedOn w:val="a1"/>
    <w:rsid w:val="00F06B4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semiHidden/>
    <w:rsid w:val="00C15DD7"/>
    <w:pPr>
      <w:shd w:val="clear" w:color="auto" w:fill="000080"/>
    </w:pPr>
  </w:style>
  <w:style w:type="character" w:customStyle="1" w:styleId="7Char">
    <w:name w:val="标题 7 Char"/>
    <w:link w:val="7"/>
    <w:rsid w:val="00414C22"/>
    <w:rPr>
      <w:rFonts w:eastAsia="宋体"/>
      <w:b/>
      <w:bCs/>
      <w:kern w:val="2"/>
      <w:sz w:val="24"/>
      <w:szCs w:val="24"/>
      <w:lang w:val="en-US" w:eastAsia="zh-CN" w:bidi="ar-SA"/>
    </w:rPr>
  </w:style>
  <w:style w:type="paragraph" w:styleId="20">
    <w:name w:val="toc 2"/>
    <w:basedOn w:val="a"/>
    <w:next w:val="a"/>
    <w:autoRedefine/>
    <w:semiHidden/>
    <w:rsid w:val="008F38C6"/>
    <w:pPr>
      <w:ind w:leftChars="200" w:left="420"/>
    </w:pPr>
  </w:style>
  <w:style w:type="paragraph" w:styleId="51">
    <w:name w:val="toc 5"/>
    <w:basedOn w:val="a"/>
    <w:next w:val="a"/>
    <w:autoRedefine/>
    <w:semiHidden/>
    <w:rsid w:val="0032407C"/>
    <w:pPr>
      <w:tabs>
        <w:tab w:val="right" w:leader="dot" w:pos="8296"/>
      </w:tabs>
      <w:ind w:leftChars="171" w:left="359"/>
    </w:pPr>
  </w:style>
  <w:style w:type="paragraph" w:styleId="60">
    <w:name w:val="toc 6"/>
    <w:basedOn w:val="a"/>
    <w:next w:val="a"/>
    <w:autoRedefine/>
    <w:semiHidden/>
    <w:rsid w:val="0032407C"/>
    <w:pPr>
      <w:tabs>
        <w:tab w:val="right" w:leader="dot" w:pos="8296"/>
      </w:tabs>
      <w:ind w:leftChars="342" w:left="718"/>
    </w:pPr>
  </w:style>
  <w:style w:type="paragraph" w:styleId="40">
    <w:name w:val="toc 4"/>
    <w:basedOn w:val="a"/>
    <w:next w:val="a"/>
    <w:autoRedefine/>
    <w:uiPriority w:val="39"/>
    <w:rsid w:val="00E9227B"/>
    <w:pPr>
      <w:tabs>
        <w:tab w:val="left" w:pos="420"/>
        <w:tab w:val="left" w:pos="1020"/>
        <w:tab w:val="right" w:leader="dot" w:pos="8296"/>
      </w:tabs>
    </w:pPr>
    <w:rPr>
      <w:rFonts w:ascii="Arial Unicode MS" w:eastAsia="Arial Unicode MS" w:hAnsi="Arial Unicode MS" w:cs="Arial Unicode MS"/>
      <w:noProof/>
      <w:lang w:eastAsia="zh-TW"/>
    </w:rPr>
  </w:style>
  <w:style w:type="paragraph" w:styleId="a5">
    <w:name w:val="footer"/>
    <w:basedOn w:val="a"/>
    <w:rsid w:val="009B7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9B7461"/>
  </w:style>
  <w:style w:type="paragraph" w:styleId="a7">
    <w:name w:val="header"/>
    <w:basedOn w:val="a"/>
    <w:link w:val="Char"/>
    <w:rsid w:val="009B7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rsid w:val="005D6074"/>
    <w:rPr>
      <w:color w:val="0000FF"/>
      <w:u w:val="single"/>
    </w:rPr>
  </w:style>
  <w:style w:type="character" w:styleId="a9">
    <w:name w:val="annotation reference"/>
    <w:rsid w:val="00D86414"/>
    <w:rPr>
      <w:sz w:val="21"/>
      <w:szCs w:val="21"/>
    </w:rPr>
  </w:style>
  <w:style w:type="paragraph" w:styleId="1">
    <w:name w:val="toc 1"/>
    <w:basedOn w:val="a"/>
    <w:next w:val="a"/>
    <w:autoRedefine/>
    <w:semiHidden/>
    <w:rsid w:val="001820AC"/>
    <w:rPr>
      <w:b/>
    </w:rPr>
  </w:style>
  <w:style w:type="paragraph" w:styleId="aa">
    <w:name w:val="annotation text"/>
    <w:basedOn w:val="a"/>
    <w:link w:val="Char0"/>
    <w:rsid w:val="00D86414"/>
    <w:pPr>
      <w:jc w:val="left"/>
    </w:pPr>
  </w:style>
  <w:style w:type="character" w:customStyle="1" w:styleId="Char0">
    <w:name w:val="批注文字 Char"/>
    <w:link w:val="aa"/>
    <w:rsid w:val="00D86414"/>
    <w:rPr>
      <w:kern w:val="2"/>
      <w:sz w:val="21"/>
      <w:szCs w:val="24"/>
    </w:rPr>
  </w:style>
  <w:style w:type="paragraph" w:styleId="ab">
    <w:name w:val="annotation subject"/>
    <w:basedOn w:val="aa"/>
    <w:next w:val="aa"/>
    <w:link w:val="Char1"/>
    <w:rsid w:val="00D86414"/>
    <w:rPr>
      <w:b/>
      <w:bCs/>
    </w:rPr>
  </w:style>
  <w:style w:type="character" w:customStyle="1" w:styleId="Char1">
    <w:name w:val="批注主题 Char"/>
    <w:link w:val="ab"/>
    <w:rsid w:val="00D86414"/>
    <w:rPr>
      <w:b/>
      <w:bCs/>
      <w:kern w:val="2"/>
      <w:sz w:val="21"/>
      <w:szCs w:val="24"/>
    </w:rPr>
  </w:style>
  <w:style w:type="paragraph" w:styleId="ac">
    <w:name w:val="Balloon Text"/>
    <w:basedOn w:val="a"/>
    <w:link w:val="Char2"/>
    <w:rsid w:val="00D86414"/>
    <w:rPr>
      <w:sz w:val="18"/>
      <w:szCs w:val="18"/>
    </w:rPr>
  </w:style>
  <w:style w:type="character" w:customStyle="1" w:styleId="Char2">
    <w:name w:val="批注框文本 Char"/>
    <w:link w:val="ac"/>
    <w:rsid w:val="00D86414"/>
    <w:rPr>
      <w:kern w:val="2"/>
      <w:sz w:val="18"/>
      <w:szCs w:val="18"/>
    </w:rPr>
  </w:style>
  <w:style w:type="paragraph" w:styleId="ad">
    <w:name w:val="endnote text"/>
    <w:basedOn w:val="a"/>
    <w:link w:val="Char3"/>
    <w:rsid w:val="001F3524"/>
    <w:pPr>
      <w:snapToGrid w:val="0"/>
      <w:jc w:val="left"/>
    </w:pPr>
  </w:style>
  <w:style w:type="character" w:customStyle="1" w:styleId="Char3">
    <w:name w:val="尾注文本 Char"/>
    <w:link w:val="ad"/>
    <w:rsid w:val="001F3524"/>
    <w:rPr>
      <w:kern w:val="2"/>
      <w:sz w:val="21"/>
      <w:szCs w:val="24"/>
    </w:rPr>
  </w:style>
  <w:style w:type="character" w:styleId="ae">
    <w:name w:val="endnote reference"/>
    <w:rsid w:val="001F3524"/>
    <w:rPr>
      <w:vertAlign w:val="superscript"/>
    </w:rPr>
  </w:style>
  <w:style w:type="paragraph" w:styleId="af">
    <w:name w:val="footnote text"/>
    <w:basedOn w:val="a"/>
    <w:link w:val="Char4"/>
    <w:rsid w:val="001F3524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"/>
    <w:rsid w:val="001F3524"/>
    <w:rPr>
      <w:kern w:val="2"/>
      <w:sz w:val="18"/>
      <w:szCs w:val="18"/>
    </w:rPr>
  </w:style>
  <w:style w:type="character" w:styleId="af0">
    <w:name w:val="footnote reference"/>
    <w:rsid w:val="001F3524"/>
    <w:rPr>
      <w:vertAlign w:val="superscript"/>
    </w:rPr>
  </w:style>
  <w:style w:type="character" w:customStyle="1" w:styleId="Char">
    <w:name w:val="页眉 Char"/>
    <w:link w:val="a7"/>
    <w:rsid w:val="00C71730"/>
    <w:rPr>
      <w:kern w:val="2"/>
      <w:sz w:val="18"/>
      <w:szCs w:val="18"/>
      <w:lang w:eastAsia="zh-CN"/>
    </w:rPr>
  </w:style>
  <w:style w:type="paragraph" w:styleId="af1">
    <w:name w:val="List Paragraph"/>
    <w:basedOn w:val="a"/>
    <w:uiPriority w:val="34"/>
    <w:qFormat/>
    <w:rsid w:val="00A3576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5188F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C15DD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qFormat/>
    <w:rsid w:val="005C1C1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6872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5C1C12"/>
    <w:pPr>
      <w:keepNext/>
      <w:keepLines/>
      <w:spacing w:before="240" w:after="64" w:line="320" w:lineRule="auto"/>
      <w:outlineLvl w:val="5"/>
    </w:pPr>
    <w:rPr>
      <w:rFonts w:ascii="Arial" w:eastAsia="Verdana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5C1C12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0">
    <w:name w:val="标题5"/>
    <w:basedOn w:val="5"/>
    <w:rsid w:val="0068727D"/>
    <w:pPr>
      <w:keepLines w:val="0"/>
      <w:widowControl/>
      <w:spacing w:before="0" w:after="0" w:line="240" w:lineRule="auto"/>
      <w:ind w:firstLine="720"/>
      <w:jc w:val="left"/>
    </w:pPr>
    <w:rPr>
      <w:rFonts w:ascii="Verdana" w:hAnsi="Verdana" w:cs="宋体"/>
      <w:bCs w:val="0"/>
      <w:snapToGrid w:val="0"/>
      <w:szCs w:val="20"/>
      <w:lang w:eastAsia="en-US"/>
    </w:rPr>
  </w:style>
  <w:style w:type="table" w:styleId="a3">
    <w:name w:val="Table Grid"/>
    <w:basedOn w:val="a1"/>
    <w:rsid w:val="00F06B4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semiHidden/>
    <w:rsid w:val="00C15DD7"/>
    <w:pPr>
      <w:shd w:val="clear" w:color="auto" w:fill="000080"/>
    </w:pPr>
  </w:style>
  <w:style w:type="character" w:customStyle="1" w:styleId="7Char">
    <w:name w:val="标题 7 Char"/>
    <w:link w:val="7"/>
    <w:rsid w:val="00414C22"/>
    <w:rPr>
      <w:rFonts w:eastAsia="宋体"/>
      <w:b/>
      <w:bCs/>
      <w:kern w:val="2"/>
      <w:sz w:val="24"/>
      <w:szCs w:val="24"/>
      <w:lang w:val="en-US" w:eastAsia="zh-CN" w:bidi="ar-SA"/>
    </w:rPr>
  </w:style>
  <w:style w:type="paragraph" w:styleId="20">
    <w:name w:val="toc 2"/>
    <w:basedOn w:val="a"/>
    <w:next w:val="a"/>
    <w:autoRedefine/>
    <w:semiHidden/>
    <w:rsid w:val="008F38C6"/>
    <w:pPr>
      <w:ind w:leftChars="200" w:left="420"/>
    </w:pPr>
  </w:style>
  <w:style w:type="paragraph" w:styleId="51">
    <w:name w:val="toc 5"/>
    <w:basedOn w:val="a"/>
    <w:next w:val="a"/>
    <w:autoRedefine/>
    <w:semiHidden/>
    <w:rsid w:val="0032407C"/>
    <w:pPr>
      <w:tabs>
        <w:tab w:val="right" w:leader="dot" w:pos="8296"/>
      </w:tabs>
      <w:ind w:leftChars="171" w:left="359"/>
    </w:pPr>
  </w:style>
  <w:style w:type="paragraph" w:styleId="60">
    <w:name w:val="toc 6"/>
    <w:basedOn w:val="a"/>
    <w:next w:val="a"/>
    <w:autoRedefine/>
    <w:semiHidden/>
    <w:rsid w:val="0032407C"/>
    <w:pPr>
      <w:tabs>
        <w:tab w:val="right" w:leader="dot" w:pos="8296"/>
      </w:tabs>
      <w:ind w:leftChars="342" w:left="718"/>
    </w:pPr>
  </w:style>
  <w:style w:type="paragraph" w:styleId="40">
    <w:name w:val="toc 4"/>
    <w:basedOn w:val="a"/>
    <w:next w:val="a"/>
    <w:autoRedefine/>
    <w:uiPriority w:val="39"/>
    <w:rsid w:val="00E9227B"/>
    <w:pPr>
      <w:tabs>
        <w:tab w:val="left" w:pos="420"/>
        <w:tab w:val="left" w:pos="1020"/>
        <w:tab w:val="right" w:leader="dot" w:pos="8296"/>
      </w:tabs>
    </w:pPr>
    <w:rPr>
      <w:rFonts w:ascii="Arial Unicode MS" w:eastAsia="Arial Unicode MS" w:hAnsi="Arial Unicode MS" w:cs="Arial Unicode MS"/>
      <w:noProof/>
      <w:lang w:eastAsia="zh-TW"/>
    </w:rPr>
  </w:style>
  <w:style w:type="paragraph" w:styleId="a5">
    <w:name w:val="footer"/>
    <w:basedOn w:val="a"/>
    <w:rsid w:val="009B7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9B7461"/>
  </w:style>
  <w:style w:type="paragraph" w:styleId="a7">
    <w:name w:val="header"/>
    <w:basedOn w:val="a"/>
    <w:link w:val="Char"/>
    <w:rsid w:val="009B7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rsid w:val="005D6074"/>
    <w:rPr>
      <w:color w:val="0000FF"/>
      <w:u w:val="single"/>
    </w:rPr>
  </w:style>
  <w:style w:type="character" w:styleId="a9">
    <w:name w:val="annotation reference"/>
    <w:rsid w:val="00D86414"/>
    <w:rPr>
      <w:sz w:val="21"/>
      <w:szCs w:val="21"/>
    </w:rPr>
  </w:style>
  <w:style w:type="paragraph" w:styleId="1">
    <w:name w:val="toc 1"/>
    <w:basedOn w:val="a"/>
    <w:next w:val="a"/>
    <w:autoRedefine/>
    <w:semiHidden/>
    <w:rsid w:val="001820AC"/>
    <w:rPr>
      <w:b/>
    </w:rPr>
  </w:style>
  <w:style w:type="paragraph" w:styleId="aa">
    <w:name w:val="annotation text"/>
    <w:basedOn w:val="a"/>
    <w:link w:val="Char0"/>
    <w:rsid w:val="00D86414"/>
    <w:pPr>
      <w:jc w:val="left"/>
    </w:pPr>
  </w:style>
  <w:style w:type="character" w:customStyle="1" w:styleId="Char0">
    <w:name w:val="批注文字 Char"/>
    <w:link w:val="aa"/>
    <w:rsid w:val="00D86414"/>
    <w:rPr>
      <w:kern w:val="2"/>
      <w:sz w:val="21"/>
      <w:szCs w:val="24"/>
    </w:rPr>
  </w:style>
  <w:style w:type="paragraph" w:styleId="ab">
    <w:name w:val="annotation subject"/>
    <w:basedOn w:val="aa"/>
    <w:next w:val="aa"/>
    <w:link w:val="Char1"/>
    <w:rsid w:val="00D86414"/>
    <w:rPr>
      <w:b/>
      <w:bCs/>
    </w:rPr>
  </w:style>
  <w:style w:type="character" w:customStyle="1" w:styleId="Char1">
    <w:name w:val="批注主题 Char"/>
    <w:link w:val="ab"/>
    <w:rsid w:val="00D86414"/>
    <w:rPr>
      <w:b/>
      <w:bCs/>
      <w:kern w:val="2"/>
      <w:sz w:val="21"/>
      <w:szCs w:val="24"/>
    </w:rPr>
  </w:style>
  <w:style w:type="paragraph" w:styleId="ac">
    <w:name w:val="Balloon Text"/>
    <w:basedOn w:val="a"/>
    <w:link w:val="Char2"/>
    <w:rsid w:val="00D86414"/>
    <w:rPr>
      <w:sz w:val="18"/>
      <w:szCs w:val="18"/>
    </w:rPr>
  </w:style>
  <w:style w:type="character" w:customStyle="1" w:styleId="Char2">
    <w:name w:val="批注框文本 Char"/>
    <w:link w:val="ac"/>
    <w:rsid w:val="00D86414"/>
    <w:rPr>
      <w:kern w:val="2"/>
      <w:sz w:val="18"/>
      <w:szCs w:val="18"/>
    </w:rPr>
  </w:style>
  <w:style w:type="paragraph" w:styleId="ad">
    <w:name w:val="endnote text"/>
    <w:basedOn w:val="a"/>
    <w:link w:val="Char3"/>
    <w:rsid w:val="001F3524"/>
    <w:pPr>
      <w:snapToGrid w:val="0"/>
      <w:jc w:val="left"/>
    </w:pPr>
  </w:style>
  <w:style w:type="character" w:customStyle="1" w:styleId="Char3">
    <w:name w:val="尾注文本 Char"/>
    <w:link w:val="ad"/>
    <w:rsid w:val="001F3524"/>
    <w:rPr>
      <w:kern w:val="2"/>
      <w:sz w:val="21"/>
      <w:szCs w:val="24"/>
    </w:rPr>
  </w:style>
  <w:style w:type="character" w:styleId="ae">
    <w:name w:val="endnote reference"/>
    <w:rsid w:val="001F3524"/>
    <w:rPr>
      <w:vertAlign w:val="superscript"/>
    </w:rPr>
  </w:style>
  <w:style w:type="paragraph" w:styleId="af">
    <w:name w:val="footnote text"/>
    <w:basedOn w:val="a"/>
    <w:link w:val="Char4"/>
    <w:rsid w:val="001F3524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"/>
    <w:rsid w:val="001F3524"/>
    <w:rPr>
      <w:kern w:val="2"/>
      <w:sz w:val="18"/>
      <w:szCs w:val="18"/>
    </w:rPr>
  </w:style>
  <w:style w:type="character" w:styleId="af0">
    <w:name w:val="footnote reference"/>
    <w:rsid w:val="001F3524"/>
    <w:rPr>
      <w:vertAlign w:val="superscript"/>
    </w:rPr>
  </w:style>
  <w:style w:type="character" w:customStyle="1" w:styleId="Char">
    <w:name w:val="页眉 Char"/>
    <w:link w:val="a7"/>
    <w:rsid w:val="00C71730"/>
    <w:rPr>
      <w:kern w:val="2"/>
      <w:sz w:val="18"/>
      <w:szCs w:val="18"/>
      <w:lang w:eastAsia="zh-CN"/>
    </w:rPr>
  </w:style>
  <w:style w:type="paragraph" w:styleId="af1">
    <w:name w:val="List Paragraph"/>
    <w:basedOn w:val="a"/>
    <w:uiPriority w:val="34"/>
    <w:qFormat/>
    <w:rsid w:val="00A357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3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package" Target="embeddings/Microsoft_Word___1.doc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emf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cid:image001.png@01D0A786.F239E0C0" TargetMode="External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oleObject" Target="embeddings/Microsoft_Word_97_-_2003___1.doc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45CB0-9FCE-4A72-B0AC-8356CE8FF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3187</Words>
  <Characters>18172</Characters>
  <Application>Microsoft Office Word</Application>
  <DocSecurity>0</DocSecurity>
  <Lines>151</Lines>
  <Paragraphs>42</Paragraphs>
  <ScaleCrop>false</ScaleCrop>
  <Company>dangdang</Company>
  <LinksUpToDate>false</LinksUpToDate>
  <CharactersWithSpaces>21317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PRD template</dc:title>
  <dc:creator>liyuqing</dc:creator>
  <cp:lastModifiedBy>localadmin</cp:lastModifiedBy>
  <cp:revision>3</cp:revision>
  <dcterms:created xsi:type="dcterms:W3CDTF">2015-12-23T03:15:00Z</dcterms:created>
  <dcterms:modified xsi:type="dcterms:W3CDTF">2015-12-23T03:15:00Z</dcterms:modified>
</cp:coreProperties>
</file>